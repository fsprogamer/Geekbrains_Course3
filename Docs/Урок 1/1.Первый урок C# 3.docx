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65CF" w:rsidRPr="00524D3F" w:rsidRDefault="00BC65CF" w:rsidP="001B1903">
      <w:pPr>
        <w:pStyle w:val="Title"/>
        <w:rPr>
          <w:sz w:val="36"/>
          <w:szCs w:val="36"/>
        </w:rPr>
      </w:pPr>
      <w:r w:rsidRPr="00524D3F">
        <w:rPr>
          <w:sz w:val="36"/>
          <w:szCs w:val="36"/>
        </w:rPr>
        <w:t>C# Уровень 3.</w:t>
      </w:r>
    </w:p>
    <w:p w:rsidR="00BC65CF" w:rsidRPr="009336D2" w:rsidRDefault="00BC65CF" w:rsidP="009336D2">
      <w:pPr>
        <w:pStyle w:val="Heading1"/>
        <w:rPr>
          <w:sz w:val="72"/>
          <w:szCs w:val="72"/>
        </w:rPr>
      </w:pPr>
      <w:bookmarkStart w:id="0" w:name="_Toc467090852"/>
      <w:r w:rsidRPr="009336D2">
        <w:rPr>
          <w:sz w:val="72"/>
          <w:szCs w:val="72"/>
        </w:rPr>
        <w:t xml:space="preserve">Продвинутый курс с  </w:t>
      </w:r>
      <w:r w:rsidRPr="009336D2">
        <w:rPr>
          <w:sz w:val="72"/>
          <w:szCs w:val="72"/>
          <w:lang w:val="en-US"/>
        </w:rPr>
        <w:t>WPF</w:t>
      </w:r>
      <w:r w:rsidRPr="009336D2">
        <w:rPr>
          <w:sz w:val="72"/>
          <w:szCs w:val="72"/>
        </w:rPr>
        <w:t>.</w:t>
      </w:r>
      <w:bookmarkEnd w:id="0"/>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7F4F33" w:rsidRDefault="007F4F33" w:rsidP="001B1903">
      <w:pPr>
        <w:pStyle w:val="Normal1"/>
      </w:pPr>
    </w:p>
    <w:p w:rsidR="007F4F33" w:rsidRDefault="007F4F33" w:rsidP="001B1903">
      <w:pPr>
        <w:pStyle w:val="Normal1"/>
      </w:pPr>
    </w:p>
    <w:p w:rsidR="007F4F33" w:rsidRDefault="007F4F33" w:rsidP="001B1903">
      <w:pPr>
        <w:pStyle w:val="Normal1"/>
      </w:pPr>
    </w:p>
    <w:p w:rsidR="007F4F33" w:rsidRDefault="007F4F33" w:rsidP="001B1903">
      <w:pPr>
        <w:pStyle w:val="Normal1"/>
      </w:pPr>
    </w:p>
    <w:p w:rsidR="007F4F33" w:rsidRDefault="007F4F33" w:rsidP="001B1903">
      <w:pPr>
        <w:pStyle w:val="Normal1"/>
      </w:pPr>
    </w:p>
    <w:p w:rsidR="007F4F33" w:rsidRDefault="007F4F33"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7F4F33" w:rsidRDefault="007F4F33" w:rsidP="007F4F33">
      <w:pPr>
        <w:pStyle w:val="Normal1"/>
        <w:rPr>
          <w:sz w:val="40"/>
          <w:szCs w:val="40"/>
        </w:rPr>
      </w:pPr>
    </w:p>
    <w:p w:rsidR="00066E53" w:rsidRDefault="00066E53" w:rsidP="009336D2">
      <w:pPr>
        <w:pStyle w:val="Heading1"/>
      </w:pPr>
    </w:p>
    <w:p w:rsidR="00066E53" w:rsidRDefault="00066E53" w:rsidP="009336D2">
      <w:pPr>
        <w:pStyle w:val="Heading1"/>
      </w:pPr>
    </w:p>
    <w:p w:rsidR="006E1FB5" w:rsidRDefault="006E1FB5" w:rsidP="00066E53">
      <w:pPr>
        <w:pStyle w:val="Heading1"/>
      </w:pPr>
      <w:bookmarkStart w:id="1" w:name="_Toc467090853"/>
      <w:r w:rsidRPr="006E1FB5">
        <w:t>Урок 1</w:t>
      </w:r>
      <w:bookmarkEnd w:id="1"/>
    </w:p>
    <w:p w:rsidR="00066E53" w:rsidRPr="00066E53" w:rsidRDefault="00066E53" w:rsidP="00066E53">
      <w:pPr>
        <w:pStyle w:val="Normal1"/>
      </w:pPr>
    </w:p>
    <w:p w:rsidR="006E1FB5" w:rsidRPr="009336D2" w:rsidRDefault="006E1FB5" w:rsidP="009336D2">
      <w:pPr>
        <w:pStyle w:val="Heading1"/>
        <w:jc w:val="center"/>
        <w:rPr>
          <w:sz w:val="72"/>
          <w:szCs w:val="72"/>
        </w:rPr>
      </w:pPr>
      <w:bookmarkStart w:id="2" w:name="_Toc467090854"/>
      <w:r w:rsidRPr="009336D2">
        <w:rPr>
          <w:sz w:val="72"/>
          <w:szCs w:val="72"/>
        </w:rPr>
        <w:t xml:space="preserve">Введение в </w:t>
      </w:r>
      <w:r w:rsidRPr="009336D2">
        <w:rPr>
          <w:sz w:val="72"/>
          <w:szCs w:val="72"/>
          <w:lang w:val="en-US"/>
        </w:rPr>
        <w:t>WPF</w:t>
      </w:r>
      <w:r w:rsidRPr="009336D2">
        <w:rPr>
          <w:sz w:val="72"/>
          <w:szCs w:val="72"/>
        </w:rPr>
        <w:t xml:space="preserve">. Архитектура создания приложения на </w:t>
      </w:r>
      <w:r w:rsidRPr="009336D2">
        <w:rPr>
          <w:sz w:val="72"/>
          <w:szCs w:val="72"/>
          <w:lang w:val="en-US"/>
        </w:rPr>
        <w:t>C</w:t>
      </w:r>
      <w:r w:rsidRPr="009336D2">
        <w:rPr>
          <w:sz w:val="72"/>
          <w:szCs w:val="72"/>
        </w:rPr>
        <w:t>#.</w:t>
      </w:r>
      <w:bookmarkEnd w:id="2"/>
    </w:p>
    <w:p w:rsidR="006E1FB5" w:rsidRDefault="006E1FB5" w:rsidP="007F4F33">
      <w:pPr>
        <w:pStyle w:val="Normal1"/>
        <w:rPr>
          <w:sz w:val="40"/>
          <w:szCs w:val="40"/>
        </w:rPr>
      </w:pPr>
    </w:p>
    <w:p w:rsidR="006E1FB5" w:rsidRPr="007F4F33" w:rsidRDefault="006E1FB5" w:rsidP="007F4F33">
      <w:pPr>
        <w:pStyle w:val="Normal1"/>
        <w:jc w:val="center"/>
        <w:rPr>
          <w:sz w:val="72"/>
          <w:szCs w:val="72"/>
        </w:rPr>
      </w:pPr>
    </w:p>
    <w:p w:rsidR="005D52ED" w:rsidRPr="005D52ED" w:rsidRDefault="005D52ED" w:rsidP="001B1903">
      <w:pPr>
        <w:pStyle w:val="Normal1"/>
      </w:pPr>
      <w:r w:rsidRPr="005D52ED">
        <w:rPr>
          <w:noProof/>
        </w:rPr>
        <w:drawing>
          <wp:inline distT="0" distB="0" distL="0" distR="0">
            <wp:extent cx="6121400" cy="2033728"/>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6121400" cy="2033728"/>
                    </a:xfrm>
                    <a:prstGeom prst="rect">
                      <a:avLst/>
                    </a:prstGeom>
                    <a:noFill/>
                    <a:ln w="9525">
                      <a:noFill/>
                      <a:miter lim="800000"/>
                      <a:headEnd/>
                      <a:tailEnd/>
                    </a:ln>
                  </pic:spPr>
                </pic:pic>
              </a:graphicData>
            </a:graphic>
          </wp:inline>
        </w:drawing>
      </w:r>
    </w:p>
    <w:p w:rsidR="00BC65CF" w:rsidRPr="00BC65CF" w:rsidRDefault="00BC65CF" w:rsidP="001B1903">
      <w:pPr>
        <w:pStyle w:val="Normal1"/>
      </w:pPr>
    </w:p>
    <w:p w:rsidR="00A92103" w:rsidRDefault="008D4F1F" w:rsidP="001B1903">
      <w:pPr>
        <w:pStyle w:val="Subtitle"/>
      </w:pPr>
      <w:bookmarkStart w:id="3" w:name="_3xamofjduo7m" w:colFirst="0" w:colLast="0"/>
      <w:bookmarkEnd w:id="3"/>
      <w:r>
        <w:t xml:space="preserve">Создание приложений на </w:t>
      </w:r>
      <w:r>
        <w:rPr>
          <w:lang w:val="en-US"/>
        </w:rPr>
        <w:t>C</w:t>
      </w:r>
      <w:r w:rsidR="00F43740">
        <w:t>#</w:t>
      </w:r>
      <w:r w:rsidR="00F43740" w:rsidRPr="00F43740">
        <w:t xml:space="preserve">, </w:t>
      </w:r>
      <w:r>
        <w:t>общие рекомендации. Схема приложения.</w:t>
      </w:r>
      <w:r w:rsidR="00F43740" w:rsidRPr="00F43740">
        <w:t xml:space="preserve"> </w:t>
      </w:r>
      <w:r w:rsidR="00F43740">
        <w:t>Введение в</w:t>
      </w:r>
      <w:r>
        <w:t xml:space="preserve"> </w:t>
      </w:r>
      <w:r>
        <w:rPr>
          <w:lang w:val="en-US"/>
        </w:rPr>
        <w:t>WPF</w:t>
      </w:r>
      <w:r>
        <w:t xml:space="preserve">. </w:t>
      </w:r>
    </w:p>
    <w:p w:rsidR="00A92103" w:rsidRDefault="00A92103" w:rsidP="001B1903">
      <w:pPr>
        <w:pStyle w:val="Heading1"/>
      </w:pPr>
      <w:bookmarkStart w:id="4" w:name="_zernb8dn9y8u" w:colFirst="0" w:colLast="0"/>
      <w:bookmarkEnd w:id="4"/>
    </w:p>
    <w:p w:rsidR="00A92103" w:rsidRDefault="008D4F1F" w:rsidP="001B1903">
      <w:pPr>
        <w:pStyle w:val="Normal1"/>
      </w:pPr>
      <w:r>
        <w:br w:type="page"/>
      </w:r>
    </w:p>
    <w:p w:rsidR="00A92103" w:rsidRDefault="00A92103" w:rsidP="001B1903">
      <w:pPr>
        <w:pStyle w:val="Heading1"/>
      </w:pPr>
      <w:bookmarkStart w:id="5" w:name="_qojfxsiiascy" w:colFirst="0" w:colLast="0"/>
      <w:bookmarkEnd w:id="5"/>
    </w:p>
    <w:p w:rsidR="00066E53" w:rsidRDefault="00072BFD">
      <w:pPr>
        <w:pStyle w:val="TOC1"/>
        <w:tabs>
          <w:tab w:val="right" w:leader="dot" w:pos="9630"/>
        </w:tabs>
        <w:rPr>
          <w:noProof/>
        </w:rPr>
      </w:pPr>
      <w:r>
        <w:fldChar w:fldCharType="begin"/>
      </w:r>
      <w:r w:rsidR="00066E53">
        <w:instrText xml:space="preserve"> TOC \o "1-3" \h \z \u </w:instrText>
      </w:r>
      <w:r>
        <w:fldChar w:fldCharType="separate"/>
      </w:r>
      <w:hyperlink w:anchor="_Toc467090852" w:history="1">
        <w:r w:rsidR="00066E53" w:rsidRPr="008555AA">
          <w:rPr>
            <w:rStyle w:val="Hyperlink"/>
            <w:noProof/>
          </w:rPr>
          <w:t xml:space="preserve">Продвинутый курс с  </w:t>
        </w:r>
        <w:r w:rsidR="00066E53" w:rsidRPr="008555AA">
          <w:rPr>
            <w:rStyle w:val="Hyperlink"/>
            <w:noProof/>
            <w:lang w:val="en-US"/>
          </w:rPr>
          <w:t>WPF</w:t>
        </w:r>
        <w:r w:rsidR="00066E53" w:rsidRPr="008555AA">
          <w:rPr>
            <w:rStyle w:val="Hyperlink"/>
            <w:noProof/>
          </w:rPr>
          <w:t>.</w:t>
        </w:r>
        <w:r w:rsidR="00066E53">
          <w:rPr>
            <w:noProof/>
            <w:webHidden/>
          </w:rPr>
          <w:tab/>
        </w:r>
        <w:r>
          <w:rPr>
            <w:noProof/>
            <w:webHidden/>
          </w:rPr>
          <w:fldChar w:fldCharType="begin"/>
        </w:r>
        <w:r w:rsidR="00066E53">
          <w:rPr>
            <w:noProof/>
            <w:webHidden/>
          </w:rPr>
          <w:instrText xml:space="preserve"> PAGEREF _Toc467090852 \h </w:instrText>
        </w:r>
        <w:r>
          <w:rPr>
            <w:noProof/>
            <w:webHidden/>
          </w:rPr>
        </w:r>
        <w:r>
          <w:rPr>
            <w:noProof/>
            <w:webHidden/>
          </w:rPr>
          <w:fldChar w:fldCharType="separate"/>
        </w:r>
        <w:r w:rsidR="00066E53">
          <w:rPr>
            <w:noProof/>
            <w:webHidden/>
          </w:rPr>
          <w:t>0</w:t>
        </w:r>
        <w:r>
          <w:rPr>
            <w:noProof/>
            <w:webHidden/>
          </w:rPr>
          <w:fldChar w:fldCharType="end"/>
        </w:r>
      </w:hyperlink>
    </w:p>
    <w:p w:rsidR="00066E53" w:rsidRDefault="00907E5B">
      <w:pPr>
        <w:pStyle w:val="TOC1"/>
        <w:tabs>
          <w:tab w:val="right" w:leader="dot" w:pos="9630"/>
        </w:tabs>
        <w:rPr>
          <w:noProof/>
        </w:rPr>
      </w:pPr>
      <w:hyperlink w:anchor="_Toc467090853" w:history="1">
        <w:r w:rsidR="00066E53" w:rsidRPr="008555AA">
          <w:rPr>
            <w:rStyle w:val="Hyperlink"/>
            <w:noProof/>
          </w:rPr>
          <w:t>Урок 1</w:t>
        </w:r>
        <w:r w:rsidR="00066E53">
          <w:rPr>
            <w:noProof/>
            <w:webHidden/>
          </w:rPr>
          <w:tab/>
        </w:r>
        <w:r w:rsidR="00072BFD">
          <w:rPr>
            <w:noProof/>
            <w:webHidden/>
          </w:rPr>
          <w:fldChar w:fldCharType="begin"/>
        </w:r>
        <w:r w:rsidR="00066E53">
          <w:rPr>
            <w:noProof/>
            <w:webHidden/>
          </w:rPr>
          <w:instrText xml:space="preserve"> PAGEREF _Toc467090853 \h </w:instrText>
        </w:r>
        <w:r w:rsidR="00072BFD">
          <w:rPr>
            <w:noProof/>
            <w:webHidden/>
          </w:rPr>
        </w:r>
        <w:r w:rsidR="00072BFD">
          <w:rPr>
            <w:noProof/>
            <w:webHidden/>
          </w:rPr>
          <w:fldChar w:fldCharType="separate"/>
        </w:r>
        <w:r w:rsidR="00066E53">
          <w:rPr>
            <w:noProof/>
            <w:webHidden/>
          </w:rPr>
          <w:t>1</w:t>
        </w:r>
        <w:r w:rsidR="00072BFD">
          <w:rPr>
            <w:noProof/>
            <w:webHidden/>
          </w:rPr>
          <w:fldChar w:fldCharType="end"/>
        </w:r>
      </w:hyperlink>
    </w:p>
    <w:p w:rsidR="00066E53" w:rsidRDefault="00907E5B">
      <w:pPr>
        <w:pStyle w:val="TOC1"/>
        <w:tabs>
          <w:tab w:val="right" w:leader="dot" w:pos="9630"/>
        </w:tabs>
        <w:rPr>
          <w:noProof/>
        </w:rPr>
      </w:pPr>
      <w:hyperlink w:anchor="_Toc467090854" w:history="1">
        <w:r w:rsidR="00066E53" w:rsidRPr="008555AA">
          <w:rPr>
            <w:rStyle w:val="Hyperlink"/>
            <w:noProof/>
          </w:rPr>
          <w:t xml:space="preserve">Введение в </w:t>
        </w:r>
        <w:r w:rsidR="00066E53" w:rsidRPr="008555AA">
          <w:rPr>
            <w:rStyle w:val="Hyperlink"/>
            <w:noProof/>
            <w:lang w:val="en-US"/>
          </w:rPr>
          <w:t>WPF</w:t>
        </w:r>
        <w:r w:rsidR="00066E53" w:rsidRPr="008555AA">
          <w:rPr>
            <w:rStyle w:val="Hyperlink"/>
            <w:noProof/>
          </w:rPr>
          <w:t xml:space="preserve">. Архитектура создания приложения на </w:t>
        </w:r>
        <w:r w:rsidR="00066E53" w:rsidRPr="008555AA">
          <w:rPr>
            <w:rStyle w:val="Hyperlink"/>
            <w:noProof/>
            <w:lang w:val="en-US"/>
          </w:rPr>
          <w:t>C</w:t>
        </w:r>
        <w:r w:rsidR="00066E53" w:rsidRPr="008555AA">
          <w:rPr>
            <w:rStyle w:val="Hyperlink"/>
            <w:noProof/>
          </w:rPr>
          <w:t>#.</w:t>
        </w:r>
        <w:r w:rsidR="00066E53">
          <w:rPr>
            <w:noProof/>
            <w:webHidden/>
          </w:rPr>
          <w:tab/>
        </w:r>
        <w:r w:rsidR="00072BFD">
          <w:rPr>
            <w:noProof/>
            <w:webHidden/>
          </w:rPr>
          <w:fldChar w:fldCharType="begin"/>
        </w:r>
        <w:r w:rsidR="00066E53">
          <w:rPr>
            <w:noProof/>
            <w:webHidden/>
          </w:rPr>
          <w:instrText xml:space="preserve"> PAGEREF _Toc467090854 \h </w:instrText>
        </w:r>
        <w:r w:rsidR="00072BFD">
          <w:rPr>
            <w:noProof/>
            <w:webHidden/>
          </w:rPr>
        </w:r>
        <w:r w:rsidR="00072BFD">
          <w:rPr>
            <w:noProof/>
            <w:webHidden/>
          </w:rPr>
          <w:fldChar w:fldCharType="separate"/>
        </w:r>
        <w:r w:rsidR="00066E53">
          <w:rPr>
            <w:noProof/>
            <w:webHidden/>
          </w:rPr>
          <w:t>1</w:t>
        </w:r>
        <w:r w:rsidR="00072BFD">
          <w:rPr>
            <w:noProof/>
            <w:webHidden/>
          </w:rPr>
          <w:fldChar w:fldCharType="end"/>
        </w:r>
      </w:hyperlink>
    </w:p>
    <w:p w:rsidR="00066E53" w:rsidRDefault="00907E5B">
      <w:pPr>
        <w:pStyle w:val="TOC1"/>
        <w:tabs>
          <w:tab w:val="right" w:leader="dot" w:pos="9630"/>
        </w:tabs>
        <w:rPr>
          <w:noProof/>
        </w:rPr>
      </w:pPr>
      <w:hyperlink w:anchor="_Toc467090855" w:history="1">
        <w:r w:rsidR="00066E53" w:rsidRPr="008555AA">
          <w:rPr>
            <w:rStyle w:val="Hyperlink"/>
            <w:noProof/>
          </w:rPr>
          <w:t>Введение</w:t>
        </w:r>
        <w:r w:rsidR="00066E53">
          <w:rPr>
            <w:noProof/>
            <w:webHidden/>
          </w:rPr>
          <w:tab/>
        </w:r>
        <w:r w:rsidR="00072BFD">
          <w:rPr>
            <w:noProof/>
            <w:webHidden/>
          </w:rPr>
          <w:fldChar w:fldCharType="begin"/>
        </w:r>
        <w:r w:rsidR="00066E53">
          <w:rPr>
            <w:noProof/>
            <w:webHidden/>
          </w:rPr>
          <w:instrText xml:space="preserve"> PAGEREF _Toc467090855 \h </w:instrText>
        </w:r>
        <w:r w:rsidR="00072BFD">
          <w:rPr>
            <w:noProof/>
            <w:webHidden/>
          </w:rPr>
        </w:r>
        <w:r w:rsidR="00072BFD">
          <w:rPr>
            <w:noProof/>
            <w:webHidden/>
          </w:rPr>
          <w:fldChar w:fldCharType="separate"/>
        </w:r>
        <w:r w:rsidR="00066E53">
          <w:rPr>
            <w:noProof/>
            <w:webHidden/>
          </w:rPr>
          <w:t>2</w:t>
        </w:r>
        <w:r w:rsidR="00072BFD">
          <w:rPr>
            <w:noProof/>
            <w:webHidden/>
          </w:rPr>
          <w:fldChar w:fldCharType="end"/>
        </w:r>
      </w:hyperlink>
    </w:p>
    <w:p w:rsidR="00066E53" w:rsidRDefault="00907E5B">
      <w:pPr>
        <w:pStyle w:val="TOC1"/>
        <w:tabs>
          <w:tab w:val="right" w:leader="dot" w:pos="9630"/>
        </w:tabs>
        <w:rPr>
          <w:noProof/>
        </w:rPr>
      </w:pPr>
      <w:hyperlink w:anchor="_Toc467090856" w:history="1">
        <w:r w:rsidR="00066E53" w:rsidRPr="008555AA">
          <w:rPr>
            <w:rStyle w:val="Hyperlink"/>
            <w:noProof/>
          </w:rPr>
          <w:t>Введение в WPF</w:t>
        </w:r>
        <w:r w:rsidR="00066E53">
          <w:rPr>
            <w:noProof/>
            <w:webHidden/>
          </w:rPr>
          <w:tab/>
        </w:r>
        <w:r w:rsidR="00072BFD">
          <w:rPr>
            <w:noProof/>
            <w:webHidden/>
          </w:rPr>
          <w:fldChar w:fldCharType="begin"/>
        </w:r>
        <w:r w:rsidR="00066E53">
          <w:rPr>
            <w:noProof/>
            <w:webHidden/>
          </w:rPr>
          <w:instrText xml:space="preserve"> PAGEREF _Toc467090856 \h </w:instrText>
        </w:r>
        <w:r w:rsidR="00072BFD">
          <w:rPr>
            <w:noProof/>
            <w:webHidden/>
          </w:rPr>
        </w:r>
        <w:r w:rsidR="00072BFD">
          <w:rPr>
            <w:noProof/>
            <w:webHidden/>
          </w:rPr>
          <w:fldChar w:fldCharType="separate"/>
        </w:r>
        <w:r w:rsidR="00066E53">
          <w:rPr>
            <w:noProof/>
            <w:webHidden/>
          </w:rPr>
          <w:t>4</w:t>
        </w:r>
        <w:r w:rsidR="00072BFD">
          <w:rPr>
            <w:noProof/>
            <w:webHidden/>
          </w:rPr>
          <w:fldChar w:fldCharType="end"/>
        </w:r>
      </w:hyperlink>
    </w:p>
    <w:p w:rsidR="00066E53" w:rsidRDefault="00907E5B">
      <w:pPr>
        <w:pStyle w:val="TOC2"/>
        <w:tabs>
          <w:tab w:val="right" w:leader="dot" w:pos="9630"/>
        </w:tabs>
        <w:rPr>
          <w:noProof/>
        </w:rPr>
      </w:pPr>
      <w:hyperlink w:anchor="_Toc467090857" w:history="1">
        <w:r w:rsidR="00066E53" w:rsidRPr="008555AA">
          <w:rPr>
            <w:rStyle w:val="Hyperlink"/>
            <w:noProof/>
          </w:rPr>
          <w:t xml:space="preserve">Знакомсво с </w:t>
        </w:r>
        <w:r w:rsidR="00066E53" w:rsidRPr="008555AA">
          <w:rPr>
            <w:rStyle w:val="Hyperlink"/>
            <w:noProof/>
            <w:lang w:val="en-US"/>
          </w:rPr>
          <w:t>XAML</w:t>
        </w:r>
        <w:r w:rsidR="00066E53">
          <w:rPr>
            <w:noProof/>
            <w:webHidden/>
          </w:rPr>
          <w:tab/>
        </w:r>
        <w:r w:rsidR="00072BFD">
          <w:rPr>
            <w:noProof/>
            <w:webHidden/>
          </w:rPr>
          <w:fldChar w:fldCharType="begin"/>
        </w:r>
        <w:r w:rsidR="00066E53">
          <w:rPr>
            <w:noProof/>
            <w:webHidden/>
          </w:rPr>
          <w:instrText xml:space="preserve"> PAGEREF _Toc467090857 \h </w:instrText>
        </w:r>
        <w:r w:rsidR="00072BFD">
          <w:rPr>
            <w:noProof/>
            <w:webHidden/>
          </w:rPr>
        </w:r>
        <w:r w:rsidR="00072BFD">
          <w:rPr>
            <w:noProof/>
            <w:webHidden/>
          </w:rPr>
          <w:fldChar w:fldCharType="separate"/>
        </w:r>
        <w:r w:rsidR="00066E53">
          <w:rPr>
            <w:noProof/>
            <w:webHidden/>
          </w:rPr>
          <w:t>6</w:t>
        </w:r>
        <w:r w:rsidR="00072BFD">
          <w:rPr>
            <w:noProof/>
            <w:webHidden/>
          </w:rPr>
          <w:fldChar w:fldCharType="end"/>
        </w:r>
      </w:hyperlink>
    </w:p>
    <w:p w:rsidR="00066E53" w:rsidRDefault="00907E5B">
      <w:pPr>
        <w:pStyle w:val="TOC2"/>
        <w:tabs>
          <w:tab w:val="right" w:leader="dot" w:pos="9630"/>
        </w:tabs>
        <w:rPr>
          <w:noProof/>
        </w:rPr>
      </w:pPr>
      <w:hyperlink w:anchor="_Toc467090858" w:history="1">
        <w:r w:rsidR="00066E53" w:rsidRPr="008555AA">
          <w:rPr>
            <w:rStyle w:val="Hyperlink"/>
            <w:noProof/>
          </w:rPr>
          <w:t>Знакомство с контролами WPF.</w:t>
        </w:r>
        <w:r w:rsidR="00066E53">
          <w:rPr>
            <w:noProof/>
            <w:webHidden/>
          </w:rPr>
          <w:tab/>
        </w:r>
        <w:r w:rsidR="00072BFD">
          <w:rPr>
            <w:noProof/>
            <w:webHidden/>
          </w:rPr>
          <w:fldChar w:fldCharType="begin"/>
        </w:r>
        <w:r w:rsidR="00066E53">
          <w:rPr>
            <w:noProof/>
            <w:webHidden/>
          </w:rPr>
          <w:instrText xml:space="preserve"> PAGEREF _Toc467090858 \h </w:instrText>
        </w:r>
        <w:r w:rsidR="00072BFD">
          <w:rPr>
            <w:noProof/>
            <w:webHidden/>
          </w:rPr>
        </w:r>
        <w:r w:rsidR="00072BFD">
          <w:rPr>
            <w:noProof/>
            <w:webHidden/>
          </w:rPr>
          <w:fldChar w:fldCharType="separate"/>
        </w:r>
        <w:r w:rsidR="00066E53">
          <w:rPr>
            <w:noProof/>
            <w:webHidden/>
          </w:rPr>
          <w:t>7</w:t>
        </w:r>
        <w:r w:rsidR="00072BFD">
          <w:rPr>
            <w:noProof/>
            <w:webHidden/>
          </w:rPr>
          <w:fldChar w:fldCharType="end"/>
        </w:r>
      </w:hyperlink>
    </w:p>
    <w:p w:rsidR="00066E53" w:rsidRDefault="00907E5B">
      <w:pPr>
        <w:pStyle w:val="TOC2"/>
        <w:tabs>
          <w:tab w:val="right" w:leader="dot" w:pos="9630"/>
        </w:tabs>
        <w:rPr>
          <w:noProof/>
        </w:rPr>
      </w:pPr>
      <w:hyperlink w:anchor="_Toc467090859" w:history="1">
        <w:r w:rsidR="00066E53" w:rsidRPr="008555AA">
          <w:rPr>
            <w:rStyle w:val="Hyperlink"/>
            <w:noProof/>
          </w:rPr>
          <w:t>Изменение стиля приложения WPF.</w:t>
        </w:r>
        <w:r w:rsidR="00066E53">
          <w:rPr>
            <w:noProof/>
            <w:webHidden/>
          </w:rPr>
          <w:tab/>
        </w:r>
        <w:r w:rsidR="00072BFD">
          <w:rPr>
            <w:noProof/>
            <w:webHidden/>
          </w:rPr>
          <w:fldChar w:fldCharType="begin"/>
        </w:r>
        <w:r w:rsidR="00066E53">
          <w:rPr>
            <w:noProof/>
            <w:webHidden/>
          </w:rPr>
          <w:instrText xml:space="preserve"> PAGEREF _Toc467090859 \h </w:instrText>
        </w:r>
        <w:r w:rsidR="00072BFD">
          <w:rPr>
            <w:noProof/>
            <w:webHidden/>
          </w:rPr>
        </w:r>
        <w:r w:rsidR="00072BFD">
          <w:rPr>
            <w:noProof/>
            <w:webHidden/>
          </w:rPr>
          <w:fldChar w:fldCharType="separate"/>
        </w:r>
        <w:r w:rsidR="00066E53">
          <w:rPr>
            <w:noProof/>
            <w:webHidden/>
          </w:rPr>
          <w:t>10</w:t>
        </w:r>
        <w:r w:rsidR="00072BFD">
          <w:rPr>
            <w:noProof/>
            <w:webHidden/>
          </w:rPr>
          <w:fldChar w:fldCharType="end"/>
        </w:r>
      </w:hyperlink>
    </w:p>
    <w:p w:rsidR="00066E53" w:rsidRDefault="00907E5B">
      <w:pPr>
        <w:pStyle w:val="TOC1"/>
        <w:tabs>
          <w:tab w:val="right" w:leader="dot" w:pos="9630"/>
        </w:tabs>
        <w:rPr>
          <w:noProof/>
        </w:rPr>
      </w:pPr>
      <w:hyperlink w:anchor="_Toc467090860" w:history="1">
        <w:r w:rsidR="00066E53" w:rsidRPr="008555AA">
          <w:rPr>
            <w:rStyle w:val="Hyperlink"/>
            <w:noProof/>
          </w:rPr>
          <w:t>Итог</w:t>
        </w:r>
        <w:r w:rsidR="00066E53">
          <w:rPr>
            <w:noProof/>
            <w:webHidden/>
          </w:rPr>
          <w:tab/>
        </w:r>
        <w:r w:rsidR="00072BFD">
          <w:rPr>
            <w:noProof/>
            <w:webHidden/>
          </w:rPr>
          <w:fldChar w:fldCharType="begin"/>
        </w:r>
        <w:r w:rsidR="00066E53">
          <w:rPr>
            <w:noProof/>
            <w:webHidden/>
          </w:rPr>
          <w:instrText xml:space="preserve"> PAGEREF _Toc467090860 \h </w:instrText>
        </w:r>
        <w:r w:rsidR="00072BFD">
          <w:rPr>
            <w:noProof/>
            <w:webHidden/>
          </w:rPr>
        </w:r>
        <w:r w:rsidR="00072BFD">
          <w:rPr>
            <w:noProof/>
            <w:webHidden/>
          </w:rPr>
          <w:fldChar w:fldCharType="separate"/>
        </w:r>
        <w:r w:rsidR="00066E53">
          <w:rPr>
            <w:noProof/>
            <w:webHidden/>
          </w:rPr>
          <w:t>15</w:t>
        </w:r>
        <w:r w:rsidR="00072BFD">
          <w:rPr>
            <w:noProof/>
            <w:webHidden/>
          </w:rPr>
          <w:fldChar w:fldCharType="end"/>
        </w:r>
      </w:hyperlink>
    </w:p>
    <w:p w:rsidR="00066E53" w:rsidRDefault="00907E5B">
      <w:pPr>
        <w:pStyle w:val="TOC1"/>
        <w:tabs>
          <w:tab w:val="right" w:leader="dot" w:pos="9630"/>
        </w:tabs>
        <w:rPr>
          <w:noProof/>
        </w:rPr>
      </w:pPr>
      <w:hyperlink w:anchor="_Toc467090861" w:history="1">
        <w:r w:rsidR="00066E53" w:rsidRPr="008555AA">
          <w:rPr>
            <w:rStyle w:val="Hyperlink"/>
            <w:noProof/>
          </w:rPr>
          <w:t>Рекомендации по созданию приложений.</w:t>
        </w:r>
        <w:r w:rsidR="00066E53">
          <w:rPr>
            <w:noProof/>
            <w:webHidden/>
          </w:rPr>
          <w:tab/>
        </w:r>
        <w:r w:rsidR="00072BFD">
          <w:rPr>
            <w:noProof/>
            <w:webHidden/>
          </w:rPr>
          <w:fldChar w:fldCharType="begin"/>
        </w:r>
        <w:r w:rsidR="00066E53">
          <w:rPr>
            <w:noProof/>
            <w:webHidden/>
          </w:rPr>
          <w:instrText xml:space="preserve"> PAGEREF _Toc467090861 \h </w:instrText>
        </w:r>
        <w:r w:rsidR="00072BFD">
          <w:rPr>
            <w:noProof/>
            <w:webHidden/>
          </w:rPr>
        </w:r>
        <w:r w:rsidR="00072BFD">
          <w:rPr>
            <w:noProof/>
            <w:webHidden/>
          </w:rPr>
          <w:fldChar w:fldCharType="separate"/>
        </w:r>
        <w:r w:rsidR="00066E53">
          <w:rPr>
            <w:noProof/>
            <w:webHidden/>
          </w:rPr>
          <w:t>15</w:t>
        </w:r>
        <w:r w:rsidR="00072BFD">
          <w:rPr>
            <w:noProof/>
            <w:webHidden/>
          </w:rPr>
          <w:fldChar w:fldCharType="end"/>
        </w:r>
      </w:hyperlink>
    </w:p>
    <w:p w:rsidR="00066E53" w:rsidRDefault="00907E5B">
      <w:pPr>
        <w:pStyle w:val="TOC2"/>
        <w:tabs>
          <w:tab w:val="right" w:leader="dot" w:pos="9630"/>
        </w:tabs>
        <w:rPr>
          <w:noProof/>
        </w:rPr>
      </w:pPr>
      <w:hyperlink w:anchor="_Toc467090862" w:history="1">
        <w:r w:rsidR="00066E53" w:rsidRPr="008555AA">
          <w:rPr>
            <w:rStyle w:val="Hyperlink"/>
            <w:noProof/>
          </w:rPr>
          <w:t>Постановка цели.</w:t>
        </w:r>
        <w:r w:rsidR="00066E53">
          <w:rPr>
            <w:noProof/>
            <w:webHidden/>
          </w:rPr>
          <w:tab/>
        </w:r>
        <w:r w:rsidR="00072BFD">
          <w:rPr>
            <w:noProof/>
            <w:webHidden/>
          </w:rPr>
          <w:fldChar w:fldCharType="begin"/>
        </w:r>
        <w:r w:rsidR="00066E53">
          <w:rPr>
            <w:noProof/>
            <w:webHidden/>
          </w:rPr>
          <w:instrText xml:space="preserve"> PAGEREF _Toc467090862 \h </w:instrText>
        </w:r>
        <w:r w:rsidR="00072BFD">
          <w:rPr>
            <w:noProof/>
            <w:webHidden/>
          </w:rPr>
        </w:r>
        <w:r w:rsidR="00072BFD">
          <w:rPr>
            <w:noProof/>
            <w:webHidden/>
          </w:rPr>
          <w:fldChar w:fldCharType="separate"/>
        </w:r>
        <w:r w:rsidR="00066E53">
          <w:rPr>
            <w:noProof/>
            <w:webHidden/>
          </w:rPr>
          <w:t>16</w:t>
        </w:r>
        <w:r w:rsidR="00072BFD">
          <w:rPr>
            <w:noProof/>
            <w:webHidden/>
          </w:rPr>
          <w:fldChar w:fldCharType="end"/>
        </w:r>
      </w:hyperlink>
    </w:p>
    <w:p w:rsidR="00066E53" w:rsidRDefault="00907E5B">
      <w:pPr>
        <w:pStyle w:val="TOC3"/>
        <w:tabs>
          <w:tab w:val="right" w:leader="dot" w:pos="9630"/>
        </w:tabs>
        <w:rPr>
          <w:noProof/>
        </w:rPr>
      </w:pPr>
      <w:hyperlink w:anchor="_Toc467090863" w:history="1">
        <w:r w:rsidR="00066E53" w:rsidRPr="008555AA">
          <w:rPr>
            <w:rStyle w:val="Hyperlink"/>
            <w:noProof/>
          </w:rPr>
          <w:t>С чего начать. План.</w:t>
        </w:r>
        <w:r w:rsidR="00066E53">
          <w:rPr>
            <w:noProof/>
            <w:webHidden/>
          </w:rPr>
          <w:tab/>
        </w:r>
        <w:r w:rsidR="00072BFD">
          <w:rPr>
            <w:noProof/>
            <w:webHidden/>
          </w:rPr>
          <w:fldChar w:fldCharType="begin"/>
        </w:r>
        <w:r w:rsidR="00066E53">
          <w:rPr>
            <w:noProof/>
            <w:webHidden/>
          </w:rPr>
          <w:instrText xml:space="preserve"> PAGEREF _Toc467090863 \h </w:instrText>
        </w:r>
        <w:r w:rsidR="00072BFD">
          <w:rPr>
            <w:noProof/>
            <w:webHidden/>
          </w:rPr>
        </w:r>
        <w:r w:rsidR="00072BFD">
          <w:rPr>
            <w:noProof/>
            <w:webHidden/>
          </w:rPr>
          <w:fldChar w:fldCharType="separate"/>
        </w:r>
        <w:r w:rsidR="00066E53">
          <w:rPr>
            <w:noProof/>
            <w:webHidden/>
          </w:rPr>
          <w:t>16</w:t>
        </w:r>
        <w:r w:rsidR="00072BFD">
          <w:rPr>
            <w:noProof/>
            <w:webHidden/>
          </w:rPr>
          <w:fldChar w:fldCharType="end"/>
        </w:r>
      </w:hyperlink>
    </w:p>
    <w:p w:rsidR="00066E53" w:rsidRDefault="00907E5B">
      <w:pPr>
        <w:pStyle w:val="TOC3"/>
        <w:tabs>
          <w:tab w:val="right" w:leader="dot" w:pos="9630"/>
        </w:tabs>
        <w:rPr>
          <w:noProof/>
        </w:rPr>
      </w:pPr>
      <w:hyperlink w:anchor="_Toc467090864" w:history="1">
        <w:r w:rsidR="00066E53" w:rsidRPr="008555AA">
          <w:rPr>
            <w:rStyle w:val="Hyperlink"/>
            <w:noProof/>
          </w:rPr>
          <w:t>Первый пункт плана.</w:t>
        </w:r>
        <w:r w:rsidR="00066E53">
          <w:rPr>
            <w:noProof/>
            <w:webHidden/>
          </w:rPr>
          <w:tab/>
        </w:r>
        <w:r w:rsidR="00072BFD">
          <w:rPr>
            <w:noProof/>
            <w:webHidden/>
          </w:rPr>
          <w:fldChar w:fldCharType="begin"/>
        </w:r>
        <w:r w:rsidR="00066E53">
          <w:rPr>
            <w:noProof/>
            <w:webHidden/>
          </w:rPr>
          <w:instrText xml:space="preserve"> PAGEREF _Toc467090864 \h </w:instrText>
        </w:r>
        <w:r w:rsidR="00072BFD">
          <w:rPr>
            <w:noProof/>
            <w:webHidden/>
          </w:rPr>
        </w:r>
        <w:r w:rsidR="00072BFD">
          <w:rPr>
            <w:noProof/>
            <w:webHidden/>
          </w:rPr>
          <w:fldChar w:fldCharType="separate"/>
        </w:r>
        <w:r w:rsidR="00066E53">
          <w:rPr>
            <w:noProof/>
            <w:webHidden/>
          </w:rPr>
          <w:t>16</w:t>
        </w:r>
        <w:r w:rsidR="00072BFD">
          <w:rPr>
            <w:noProof/>
            <w:webHidden/>
          </w:rPr>
          <w:fldChar w:fldCharType="end"/>
        </w:r>
      </w:hyperlink>
    </w:p>
    <w:p w:rsidR="00066E53" w:rsidRDefault="00907E5B">
      <w:pPr>
        <w:pStyle w:val="TOC3"/>
        <w:tabs>
          <w:tab w:val="right" w:leader="dot" w:pos="9630"/>
        </w:tabs>
        <w:rPr>
          <w:noProof/>
        </w:rPr>
      </w:pPr>
      <w:hyperlink w:anchor="_Toc467090865" w:history="1">
        <w:r w:rsidR="00066E53" w:rsidRPr="008555AA">
          <w:rPr>
            <w:rStyle w:val="Hyperlink"/>
            <w:noProof/>
          </w:rPr>
          <w:t>Второй пункт плана.</w:t>
        </w:r>
        <w:r w:rsidR="00066E53">
          <w:rPr>
            <w:noProof/>
            <w:webHidden/>
          </w:rPr>
          <w:tab/>
        </w:r>
        <w:r w:rsidR="00072BFD">
          <w:rPr>
            <w:noProof/>
            <w:webHidden/>
          </w:rPr>
          <w:fldChar w:fldCharType="begin"/>
        </w:r>
        <w:r w:rsidR="00066E53">
          <w:rPr>
            <w:noProof/>
            <w:webHidden/>
          </w:rPr>
          <w:instrText xml:space="preserve"> PAGEREF _Toc467090865 \h </w:instrText>
        </w:r>
        <w:r w:rsidR="00072BFD">
          <w:rPr>
            <w:noProof/>
            <w:webHidden/>
          </w:rPr>
        </w:r>
        <w:r w:rsidR="00072BFD">
          <w:rPr>
            <w:noProof/>
            <w:webHidden/>
          </w:rPr>
          <w:fldChar w:fldCharType="separate"/>
        </w:r>
        <w:r w:rsidR="00066E53">
          <w:rPr>
            <w:noProof/>
            <w:webHidden/>
          </w:rPr>
          <w:t>17</w:t>
        </w:r>
        <w:r w:rsidR="00072BFD">
          <w:rPr>
            <w:noProof/>
            <w:webHidden/>
          </w:rPr>
          <w:fldChar w:fldCharType="end"/>
        </w:r>
      </w:hyperlink>
    </w:p>
    <w:p w:rsidR="00066E53" w:rsidRDefault="00907E5B">
      <w:pPr>
        <w:pStyle w:val="TOC3"/>
        <w:tabs>
          <w:tab w:val="right" w:leader="dot" w:pos="9630"/>
        </w:tabs>
        <w:rPr>
          <w:noProof/>
        </w:rPr>
      </w:pPr>
      <w:hyperlink w:anchor="_Toc467090866" w:history="1">
        <w:r w:rsidR="00066E53" w:rsidRPr="008555AA">
          <w:rPr>
            <w:rStyle w:val="Hyperlink"/>
            <w:noProof/>
          </w:rPr>
          <w:t>Третий пункт плана.</w:t>
        </w:r>
        <w:r w:rsidR="00066E53">
          <w:rPr>
            <w:noProof/>
            <w:webHidden/>
          </w:rPr>
          <w:tab/>
        </w:r>
        <w:r w:rsidR="00072BFD">
          <w:rPr>
            <w:noProof/>
            <w:webHidden/>
          </w:rPr>
          <w:fldChar w:fldCharType="begin"/>
        </w:r>
        <w:r w:rsidR="00066E53">
          <w:rPr>
            <w:noProof/>
            <w:webHidden/>
          </w:rPr>
          <w:instrText xml:space="preserve"> PAGEREF _Toc467090866 \h </w:instrText>
        </w:r>
        <w:r w:rsidR="00072BFD">
          <w:rPr>
            <w:noProof/>
            <w:webHidden/>
          </w:rPr>
        </w:r>
        <w:r w:rsidR="00072BFD">
          <w:rPr>
            <w:noProof/>
            <w:webHidden/>
          </w:rPr>
          <w:fldChar w:fldCharType="separate"/>
        </w:r>
        <w:r w:rsidR="00066E53">
          <w:rPr>
            <w:noProof/>
            <w:webHidden/>
          </w:rPr>
          <w:t>18</w:t>
        </w:r>
        <w:r w:rsidR="00072BFD">
          <w:rPr>
            <w:noProof/>
            <w:webHidden/>
          </w:rPr>
          <w:fldChar w:fldCharType="end"/>
        </w:r>
      </w:hyperlink>
    </w:p>
    <w:p w:rsidR="00066E53" w:rsidRDefault="00907E5B">
      <w:pPr>
        <w:pStyle w:val="TOC2"/>
        <w:tabs>
          <w:tab w:val="right" w:leader="dot" w:pos="9630"/>
        </w:tabs>
        <w:rPr>
          <w:noProof/>
        </w:rPr>
      </w:pPr>
      <w:hyperlink w:anchor="_Toc467090867" w:history="1">
        <w:r w:rsidR="00066E53" w:rsidRPr="008555AA">
          <w:rPr>
            <w:rStyle w:val="Hyperlink"/>
            <w:noProof/>
          </w:rPr>
          <w:t>Итог.</w:t>
        </w:r>
        <w:r w:rsidR="00066E53">
          <w:rPr>
            <w:noProof/>
            <w:webHidden/>
          </w:rPr>
          <w:tab/>
        </w:r>
        <w:r w:rsidR="00072BFD">
          <w:rPr>
            <w:noProof/>
            <w:webHidden/>
          </w:rPr>
          <w:fldChar w:fldCharType="begin"/>
        </w:r>
        <w:r w:rsidR="00066E53">
          <w:rPr>
            <w:noProof/>
            <w:webHidden/>
          </w:rPr>
          <w:instrText xml:space="preserve"> PAGEREF _Toc467090867 \h </w:instrText>
        </w:r>
        <w:r w:rsidR="00072BFD">
          <w:rPr>
            <w:noProof/>
            <w:webHidden/>
          </w:rPr>
        </w:r>
        <w:r w:rsidR="00072BFD">
          <w:rPr>
            <w:noProof/>
            <w:webHidden/>
          </w:rPr>
          <w:fldChar w:fldCharType="separate"/>
        </w:r>
        <w:r w:rsidR="00066E53">
          <w:rPr>
            <w:noProof/>
            <w:webHidden/>
          </w:rPr>
          <w:t>19</w:t>
        </w:r>
        <w:r w:rsidR="00072BFD">
          <w:rPr>
            <w:noProof/>
            <w:webHidden/>
          </w:rPr>
          <w:fldChar w:fldCharType="end"/>
        </w:r>
      </w:hyperlink>
    </w:p>
    <w:p w:rsidR="00066E53" w:rsidRDefault="00907E5B">
      <w:pPr>
        <w:pStyle w:val="TOC1"/>
        <w:tabs>
          <w:tab w:val="right" w:leader="dot" w:pos="9630"/>
        </w:tabs>
        <w:rPr>
          <w:noProof/>
        </w:rPr>
      </w:pPr>
      <w:hyperlink w:anchor="_Toc467090868" w:history="1">
        <w:r w:rsidR="00066E53" w:rsidRPr="008555AA">
          <w:rPr>
            <w:rStyle w:val="Hyperlink"/>
            <w:noProof/>
          </w:rPr>
          <w:t>Приложение «Рассыльщик». Интерфейс приложения и WPF.</w:t>
        </w:r>
        <w:r w:rsidR="00066E53">
          <w:rPr>
            <w:noProof/>
            <w:webHidden/>
          </w:rPr>
          <w:tab/>
        </w:r>
        <w:r w:rsidR="00072BFD">
          <w:rPr>
            <w:noProof/>
            <w:webHidden/>
          </w:rPr>
          <w:fldChar w:fldCharType="begin"/>
        </w:r>
        <w:r w:rsidR="00066E53">
          <w:rPr>
            <w:noProof/>
            <w:webHidden/>
          </w:rPr>
          <w:instrText xml:space="preserve"> PAGEREF _Toc467090868 \h </w:instrText>
        </w:r>
        <w:r w:rsidR="00072BFD">
          <w:rPr>
            <w:noProof/>
            <w:webHidden/>
          </w:rPr>
        </w:r>
        <w:r w:rsidR="00072BFD">
          <w:rPr>
            <w:noProof/>
            <w:webHidden/>
          </w:rPr>
          <w:fldChar w:fldCharType="separate"/>
        </w:r>
        <w:r w:rsidR="00066E53">
          <w:rPr>
            <w:noProof/>
            <w:webHidden/>
          </w:rPr>
          <w:t>20</w:t>
        </w:r>
        <w:r w:rsidR="00072BFD">
          <w:rPr>
            <w:noProof/>
            <w:webHidden/>
          </w:rPr>
          <w:fldChar w:fldCharType="end"/>
        </w:r>
      </w:hyperlink>
    </w:p>
    <w:p w:rsidR="00066E53" w:rsidRDefault="00907E5B">
      <w:pPr>
        <w:pStyle w:val="TOC2"/>
        <w:tabs>
          <w:tab w:val="right" w:leader="dot" w:pos="9630"/>
        </w:tabs>
        <w:rPr>
          <w:noProof/>
        </w:rPr>
      </w:pPr>
      <w:hyperlink w:anchor="_Toc467090869" w:history="1">
        <w:r w:rsidR="00066E53" w:rsidRPr="008555AA">
          <w:rPr>
            <w:rStyle w:val="Hyperlink"/>
            <w:noProof/>
          </w:rPr>
          <w:t>Прототип приложения «Рассыльщик».</w:t>
        </w:r>
        <w:r w:rsidR="00066E53">
          <w:rPr>
            <w:noProof/>
            <w:webHidden/>
          </w:rPr>
          <w:tab/>
        </w:r>
        <w:r w:rsidR="00072BFD">
          <w:rPr>
            <w:noProof/>
            <w:webHidden/>
          </w:rPr>
          <w:fldChar w:fldCharType="begin"/>
        </w:r>
        <w:r w:rsidR="00066E53">
          <w:rPr>
            <w:noProof/>
            <w:webHidden/>
          </w:rPr>
          <w:instrText xml:space="preserve"> PAGEREF _Toc467090869 \h </w:instrText>
        </w:r>
        <w:r w:rsidR="00072BFD">
          <w:rPr>
            <w:noProof/>
            <w:webHidden/>
          </w:rPr>
        </w:r>
        <w:r w:rsidR="00072BFD">
          <w:rPr>
            <w:noProof/>
            <w:webHidden/>
          </w:rPr>
          <w:fldChar w:fldCharType="separate"/>
        </w:r>
        <w:r w:rsidR="00066E53">
          <w:rPr>
            <w:noProof/>
            <w:webHidden/>
          </w:rPr>
          <w:t>20</w:t>
        </w:r>
        <w:r w:rsidR="00072BFD">
          <w:rPr>
            <w:noProof/>
            <w:webHidden/>
          </w:rPr>
          <w:fldChar w:fldCharType="end"/>
        </w:r>
      </w:hyperlink>
    </w:p>
    <w:p w:rsidR="00066E53" w:rsidRDefault="00907E5B">
      <w:pPr>
        <w:pStyle w:val="TOC2"/>
        <w:tabs>
          <w:tab w:val="right" w:leader="dot" w:pos="9630"/>
        </w:tabs>
        <w:rPr>
          <w:noProof/>
        </w:rPr>
      </w:pPr>
      <w:hyperlink w:anchor="_Toc467090870" w:history="1">
        <w:r w:rsidR="00066E53" w:rsidRPr="008555AA">
          <w:rPr>
            <w:rStyle w:val="Hyperlink"/>
            <w:noProof/>
          </w:rPr>
          <w:t>Компоновочные элементы управления в системе WPF (панели).</w:t>
        </w:r>
        <w:r w:rsidR="00066E53">
          <w:rPr>
            <w:noProof/>
            <w:webHidden/>
          </w:rPr>
          <w:tab/>
        </w:r>
        <w:r w:rsidR="00072BFD">
          <w:rPr>
            <w:noProof/>
            <w:webHidden/>
          </w:rPr>
          <w:fldChar w:fldCharType="begin"/>
        </w:r>
        <w:r w:rsidR="00066E53">
          <w:rPr>
            <w:noProof/>
            <w:webHidden/>
          </w:rPr>
          <w:instrText xml:space="preserve"> PAGEREF _Toc467090870 \h </w:instrText>
        </w:r>
        <w:r w:rsidR="00072BFD">
          <w:rPr>
            <w:noProof/>
            <w:webHidden/>
          </w:rPr>
        </w:r>
        <w:r w:rsidR="00072BFD">
          <w:rPr>
            <w:noProof/>
            <w:webHidden/>
          </w:rPr>
          <w:fldChar w:fldCharType="separate"/>
        </w:r>
        <w:r w:rsidR="00066E53">
          <w:rPr>
            <w:noProof/>
            <w:webHidden/>
          </w:rPr>
          <w:t>21</w:t>
        </w:r>
        <w:r w:rsidR="00072BFD">
          <w:rPr>
            <w:noProof/>
            <w:webHidden/>
          </w:rPr>
          <w:fldChar w:fldCharType="end"/>
        </w:r>
      </w:hyperlink>
    </w:p>
    <w:p w:rsidR="00066E53" w:rsidRDefault="00907E5B">
      <w:pPr>
        <w:pStyle w:val="TOC1"/>
        <w:tabs>
          <w:tab w:val="right" w:leader="dot" w:pos="9630"/>
        </w:tabs>
        <w:rPr>
          <w:noProof/>
        </w:rPr>
      </w:pPr>
      <w:hyperlink w:anchor="_Toc467090871" w:history="1">
        <w:r w:rsidR="00066E53" w:rsidRPr="008555AA">
          <w:rPr>
            <w:rStyle w:val="Hyperlink"/>
            <w:noProof/>
          </w:rPr>
          <w:t>Итог.</w:t>
        </w:r>
        <w:r w:rsidR="00066E53">
          <w:rPr>
            <w:noProof/>
            <w:webHidden/>
          </w:rPr>
          <w:tab/>
        </w:r>
        <w:r w:rsidR="00072BFD">
          <w:rPr>
            <w:noProof/>
            <w:webHidden/>
          </w:rPr>
          <w:fldChar w:fldCharType="begin"/>
        </w:r>
        <w:r w:rsidR="00066E53">
          <w:rPr>
            <w:noProof/>
            <w:webHidden/>
          </w:rPr>
          <w:instrText xml:space="preserve"> PAGEREF _Toc467090871 \h </w:instrText>
        </w:r>
        <w:r w:rsidR="00072BFD">
          <w:rPr>
            <w:noProof/>
            <w:webHidden/>
          </w:rPr>
        </w:r>
        <w:r w:rsidR="00072BFD">
          <w:rPr>
            <w:noProof/>
            <w:webHidden/>
          </w:rPr>
          <w:fldChar w:fldCharType="separate"/>
        </w:r>
        <w:r w:rsidR="00066E53">
          <w:rPr>
            <w:noProof/>
            <w:webHidden/>
          </w:rPr>
          <w:t>25</w:t>
        </w:r>
        <w:r w:rsidR="00072BFD">
          <w:rPr>
            <w:noProof/>
            <w:webHidden/>
          </w:rPr>
          <w:fldChar w:fldCharType="end"/>
        </w:r>
      </w:hyperlink>
    </w:p>
    <w:p w:rsidR="00066E53" w:rsidRDefault="00907E5B">
      <w:pPr>
        <w:pStyle w:val="TOC1"/>
        <w:tabs>
          <w:tab w:val="right" w:leader="dot" w:pos="9630"/>
        </w:tabs>
        <w:rPr>
          <w:noProof/>
        </w:rPr>
      </w:pPr>
      <w:hyperlink w:anchor="_Toc467090872" w:history="1">
        <w:r w:rsidR="00066E53" w:rsidRPr="008555AA">
          <w:rPr>
            <w:rStyle w:val="Hyperlink"/>
            <w:noProof/>
          </w:rPr>
          <w:t>Домашнее задание.</w:t>
        </w:r>
        <w:r w:rsidR="00066E53">
          <w:rPr>
            <w:noProof/>
            <w:webHidden/>
          </w:rPr>
          <w:tab/>
        </w:r>
        <w:r w:rsidR="00072BFD">
          <w:rPr>
            <w:noProof/>
            <w:webHidden/>
          </w:rPr>
          <w:fldChar w:fldCharType="begin"/>
        </w:r>
        <w:r w:rsidR="00066E53">
          <w:rPr>
            <w:noProof/>
            <w:webHidden/>
          </w:rPr>
          <w:instrText xml:space="preserve"> PAGEREF _Toc467090872 \h </w:instrText>
        </w:r>
        <w:r w:rsidR="00072BFD">
          <w:rPr>
            <w:noProof/>
            <w:webHidden/>
          </w:rPr>
        </w:r>
        <w:r w:rsidR="00072BFD">
          <w:rPr>
            <w:noProof/>
            <w:webHidden/>
          </w:rPr>
          <w:fldChar w:fldCharType="separate"/>
        </w:r>
        <w:r w:rsidR="00066E53">
          <w:rPr>
            <w:noProof/>
            <w:webHidden/>
          </w:rPr>
          <w:t>25</w:t>
        </w:r>
        <w:r w:rsidR="00072BFD">
          <w:rPr>
            <w:noProof/>
            <w:webHidden/>
          </w:rPr>
          <w:fldChar w:fldCharType="end"/>
        </w:r>
      </w:hyperlink>
    </w:p>
    <w:p w:rsidR="00066E53" w:rsidRDefault="00907E5B">
      <w:pPr>
        <w:pStyle w:val="TOC1"/>
        <w:tabs>
          <w:tab w:val="right" w:leader="dot" w:pos="9630"/>
        </w:tabs>
        <w:rPr>
          <w:noProof/>
        </w:rPr>
      </w:pPr>
      <w:hyperlink w:anchor="_Toc467090873" w:history="1">
        <w:r w:rsidR="00066E53" w:rsidRPr="008555AA">
          <w:rPr>
            <w:rStyle w:val="Hyperlink"/>
            <w:noProof/>
          </w:rPr>
          <w:t>Список использованной литературы</w:t>
        </w:r>
        <w:r w:rsidR="00066E53">
          <w:rPr>
            <w:noProof/>
            <w:webHidden/>
          </w:rPr>
          <w:tab/>
        </w:r>
        <w:r w:rsidR="00072BFD">
          <w:rPr>
            <w:noProof/>
            <w:webHidden/>
          </w:rPr>
          <w:fldChar w:fldCharType="begin"/>
        </w:r>
        <w:r w:rsidR="00066E53">
          <w:rPr>
            <w:noProof/>
            <w:webHidden/>
          </w:rPr>
          <w:instrText xml:space="preserve"> PAGEREF _Toc467090873 \h </w:instrText>
        </w:r>
        <w:r w:rsidR="00072BFD">
          <w:rPr>
            <w:noProof/>
            <w:webHidden/>
          </w:rPr>
        </w:r>
        <w:r w:rsidR="00072BFD">
          <w:rPr>
            <w:noProof/>
            <w:webHidden/>
          </w:rPr>
          <w:fldChar w:fldCharType="separate"/>
        </w:r>
        <w:r w:rsidR="00066E53">
          <w:rPr>
            <w:noProof/>
            <w:webHidden/>
          </w:rPr>
          <w:t>26</w:t>
        </w:r>
        <w:r w:rsidR="00072BFD">
          <w:rPr>
            <w:noProof/>
            <w:webHidden/>
          </w:rPr>
          <w:fldChar w:fldCharType="end"/>
        </w:r>
      </w:hyperlink>
    </w:p>
    <w:p w:rsidR="00066E53" w:rsidRDefault="00072BFD" w:rsidP="00066E53">
      <w:pPr>
        <w:pStyle w:val="Normal1"/>
      </w:pPr>
      <w:r>
        <w:fldChar w:fldCharType="end"/>
      </w:r>
    </w:p>
    <w:p w:rsidR="00066E53" w:rsidRPr="00066E53" w:rsidRDefault="00066E53" w:rsidP="00066E53">
      <w:pPr>
        <w:pStyle w:val="Normal1"/>
      </w:pPr>
    </w:p>
    <w:p w:rsidR="00A92103" w:rsidRPr="009336D2" w:rsidRDefault="009579DF" w:rsidP="009336D2">
      <w:pPr>
        <w:pStyle w:val="Heading1"/>
      </w:pPr>
      <w:bookmarkStart w:id="6" w:name="_h7h7pa1onr4d" w:colFirst="0" w:colLast="0"/>
      <w:bookmarkStart w:id="7" w:name="_Toc467090855"/>
      <w:bookmarkEnd w:id="6"/>
      <w:r w:rsidRPr="009336D2">
        <w:t>Введение</w:t>
      </w:r>
      <w:bookmarkEnd w:id="7"/>
    </w:p>
    <w:p w:rsidR="00F43740" w:rsidRPr="009579DF" w:rsidRDefault="00F43740" w:rsidP="00DB7283">
      <w:r>
        <w:t>Предположим</w:t>
      </w:r>
      <w:r w:rsidR="00FB0BA8">
        <w:t>,</w:t>
      </w:r>
      <w:r>
        <w:t xml:space="preserve"> вам пришла в голову замечательная идея, написать программу, которая рассылает электронную почту автоматически всем вашим друзьям, коллегам или какой-либо другой группе лиц. На первом этапе вы ещё четко не предста</w:t>
      </w:r>
      <w:r w:rsidR="009579DF">
        <w:t xml:space="preserve">вляете интерфейс этой программы. Вы не представляете,  </w:t>
      </w:r>
      <w:r>
        <w:t xml:space="preserve">какие конкретно задачи она будет выполнять. </w:t>
      </w:r>
      <w:r w:rsidR="009579DF">
        <w:t xml:space="preserve">Нужно проверить, возможно, ли в принципе отправить электронное письмо средствами </w:t>
      </w:r>
      <w:r w:rsidR="009579DF">
        <w:rPr>
          <w:lang w:val="en-US"/>
        </w:rPr>
        <w:t>C</w:t>
      </w:r>
      <w:r w:rsidR="009579DF" w:rsidRPr="009579DF">
        <w:t xml:space="preserve">#. </w:t>
      </w:r>
    </w:p>
    <w:p w:rsidR="00BC65CF" w:rsidRDefault="009579DF" w:rsidP="00DB7283">
      <w:r>
        <w:t>На помощь нам придет</w:t>
      </w:r>
      <w:r w:rsidR="00F43740">
        <w:t xml:space="preserve"> yandex.ru или google.com. В строке поиска просто набираем "отправка email c#" или "рассылка писем программно C#" и др. </w:t>
      </w:r>
    </w:p>
    <w:p w:rsidR="00BC65CF" w:rsidRDefault="00BC65CF" w:rsidP="00DB7283">
      <w:r w:rsidRPr="00BC65CF">
        <w:rPr>
          <w:noProof/>
        </w:rPr>
        <w:drawing>
          <wp:inline distT="0" distB="0" distL="0" distR="0">
            <wp:extent cx="4171950" cy="1662112"/>
            <wp:effectExtent l="19050" t="0" r="0" b="0"/>
            <wp:docPr id="10"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cstate="print"/>
                    <a:srcRect/>
                    <a:stretch>
                      <a:fillRect/>
                    </a:stretch>
                  </pic:blipFill>
                  <pic:spPr bwMode="auto">
                    <a:xfrm>
                      <a:off x="0" y="0"/>
                      <a:ext cx="4176464" cy="1663910"/>
                    </a:xfrm>
                    <a:prstGeom prst="rect">
                      <a:avLst/>
                    </a:prstGeom>
                    <a:noFill/>
                    <a:ln w="9525">
                      <a:noFill/>
                      <a:miter lim="800000"/>
                      <a:headEnd/>
                      <a:tailEnd/>
                    </a:ln>
                  </pic:spPr>
                </pic:pic>
              </a:graphicData>
            </a:graphic>
          </wp:inline>
        </w:drawing>
      </w:r>
    </w:p>
    <w:p w:rsidR="009579DF" w:rsidRDefault="00F43740" w:rsidP="00DB7283">
      <w:r>
        <w:t>Зачастую, работа программиста заключается в том, что вы ищете в интернете куски кода, подходящего для той задачи, которую вы решаете. В этом нет нич</w:t>
      </w:r>
      <w:r w:rsidR="009579DF">
        <w:t xml:space="preserve">его зазорного или неправильного. </w:t>
      </w:r>
      <w:r w:rsidR="009579DF">
        <w:lastRenderedPageBreak/>
        <w:t>Г</w:t>
      </w:r>
      <w:r>
        <w:t>лавное понимать и уметь адаптировать тот код, который вы нашли под ваш проект и под ваши задачи.</w:t>
      </w:r>
    </w:p>
    <w:p w:rsidR="00A92103" w:rsidRDefault="009579DF" w:rsidP="00DB7283">
      <w:r>
        <w:t>В</w:t>
      </w:r>
      <w:r w:rsidR="00F43740">
        <w:t>ернемся к нашей задаче. В интернете вы можете найти множество самых различных вариантов отправки электроного письма программным способом. Давайте теперь и я предложу один из вариантов.</w:t>
      </w:r>
    </w:p>
    <w:p w:rsidR="00E652C9" w:rsidRPr="00E652C9" w:rsidRDefault="00E652C9" w:rsidP="00DB7283">
      <w:r>
        <w:t xml:space="preserve">Для нашей задачи нам нужно использовать протокол </w:t>
      </w:r>
      <w:r>
        <w:rPr>
          <w:lang w:val="en-US"/>
        </w:rPr>
        <w:t>SMTP</w:t>
      </w:r>
      <w:r w:rsidRPr="00E652C9">
        <w:t xml:space="preserve"> (</w:t>
      </w:r>
      <w:r>
        <w:t xml:space="preserve">Просто протокол передачи почты – </w:t>
      </w:r>
      <w:r>
        <w:rPr>
          <w:lang w:val="en-US"/>
        </w:rPr>
        <w:t>simple</w:t>
      </w:r>
      <w:r w:rsidRPr="00E652C9">
        <w:t xml:space="preserve"> </w:t>
      </w:r>
      <w:r>
        <w:rPr>
          <w:lang w:val="en-US"/>
        </w:rPr>
        <w:t>mail</w:t>
      </w:r>
      <w:r w:rsidRPr="00E652C9">
        <w:t xml:space="preserve"> </w:t>
      </w:r>
      <w:r>
        <w:rPr>
          <w:lang w:val="en-US"/>
        </w:rPr>
        <w:t>transfer</w:t>
      </w:r>
      <w:r w:rsidRPr="00E652C9">
        <w:t xml:space="preserve"> </w:t>
      </w:r>
      <w:r>
        <w:rPr>
          <w:lang w:val="en-US"/>
        </w:rPr>
        <w:t>protocol</w:t>
      </w:r>
      <w:r w:rsidRPr="00E652C9">
        <w:t>).</w:t>
      </w:r>
    </w:p>
    <w:p w:rsidR="00E652C9" w:rsidRPr="00191C8B" w:rsidRDefault="00E652C9" w:rsidP="00DB7283">
      <w:r>
        <w:t xml:space="preserve">В </w:t>
      </w:r>
      <w:r w:rsidRPr="00E652C9">
        <w:t>.</w:t>
      </w:r>
      <w:r>
        <w:rPr>
          <w:lang w:val="en-US"/>
        </w:rPr>
        <w:t>NET</w:t>
      </w:r>
      <w:r>
        <w:t xml:space="preserve"> </w:t>
      </w:r>
      <w:r>
        <w:rPr>
          <w:lang w:val="en-US"/>
        </w:rPr>
        <w:t>Fram</w:t>
      </w:r>
      <w:r w:rsidR="00084948">
        <w:rPr>
          <w:lang w:val="en-US"/>
        </w:rPr>
        <w:t>e</w:t>
      </w:r>
      <w:r>
        <w:rPr>
          <w:lang w:val="en-US"/>
        </w:rPr>
        <w:t>work</w:t>
      </w:r>
      <w:r>
        <w:t xml:space="preserve">, существует специальная библиотека, при помощи которой можно отправить электронное письмо, используя протокол </w:t>
      </w:r>
      <w:r>
        <w:rPr>
          <w:lang w:val="en-US"/>
        </w:rPr>
        <w:t>smtp</w:t>
      </w:r>
      <w:r w:rsidRPr="00E652C9">
        <w:t xml:space="preserve">. </w:t>
      </w:r>
    </w:p>
    <w:p w:rsidR="00E652C9" w:rsidRPr="00E652C9" w:rsidRDefault="00E652C9" w:rsidP="00DB7283">
      <w:r>
        <w:t>Подключим два пространства имен.</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5D52ED" w:rsidRPr="00F169C3"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FB33A4" w:rsidRPr="00F310E3" w:rsidRDefault="00E652C9" w:rsidP="00FB33A4">
            <w:pPr>
              <w:rPr>
                <w:noProof/>
                <w:lang w:val="en-US"/>
                <w:rPrChange w:id="8" w:author="SVFrolov" w:date="2017-08-17T13:09:00Z">
                  <w:rPr>
                    <w:noProof/>
                  </w:rPr>
                </w:rPrChange>
              </w:rPr>
            </w:pPr>
            <w:r w:rsidRPr="001A6586">
              <w:rPr>
                <w:noProof/>
                <w:color w:val="0000FF"/>
                <w:lang w:val="en-US"/>
              </w:rPr>
              <w:t>using</w:t>
            </w:r>
            <w:r w:rsidRPr="001A6586">
              <w:rPr>
                <w:noProof/>
                <w:lang w:val="en-US"/>
              </w:rPr>
              <w:t xml:space="preserve"> System.Net;</w:t>
            </w:r>
          </w:p>
          <w:p w:rsidR="005D52ED" w:rsidRPr="001A6586" w:rsidRDefault="00E652C9" w:rsidP="00FB33A4">
            <w:pPr>
              <w:rPr>
                <w:lang w:val="en-US"/>
              </w:rPr>
            </w:pPr>
            <w:r w:rsidRPr="001A6586">
              <w:rPr>
                <w:noProof/>
                <w:color w:val="0000FF"/>
                <w:lang w:val="en-US"/>
              </w:rPr>
              <w:t>using</w:t>
            </w:r>
            <w:r w:rsidRPr="001A6586">
              <w:rPr>
                <w:noProof/>
                <w:lang w:val="en-US"/>
              </w:rPr>
              <w:t xml:space="preserve"> System.Net.Mail;</w:t>
            </w:r>
          </w:p>
        </w:tc>
      </w:tr>
    </w:tbl>
    <w:p w:rsidR="00084948" w:rsidRPr="00084948" w:rsidRDefault="001A6586" w:rsidP="00084948">
      <w:pPr>
        <w:pStyle w:val="Normal1"/>
      </w:pPr>
      <w:r>
        <w:t xml:space="preserve">Для отправки </w:t>
      </w:r>
      <w:r>
        <w:rPr>
          <w:lang w:val="en-US"/>
        </w:rPr>
        <w:t>email</w:t>
      </w:r>
      <w:r w:rsidRPr="001A6586">
        <w:t xml:space="preserve"> </w:t>
      </w:r>
      <w:r>
        <w:t xml:space="preserve">в пространстве имен </w:t>
      </w:r>
      <w:r>
        <w:rPr>
          <w:lang w:val="en-US"/>
        </w:rPr>
        <w:t>System</w:t>
      </w:r>
      <w:r w:rsidRPr="001A6586">
        <w:t>.</w:t>
      </w:r>
      <w:r>
        <w:rPr>
          <w:lang w:val="en-US"/>
        </w:rPr>
        <w:t>Net</w:t>
      </w:r>
      <w:r w:rsidRPr="001A6586">
        <w:t>.</w:t>
      </w:r>
      <w:r>
        <w:rPr>
          <w:lang w:val="en-US"/>
        </w:rPr>
        <w:t>Mail</w:t>
      </w:r>
      <w:r>
        <w:t xml:space="preserve"> реализованно два класса </w:t>
      </w:r>
      <w:r>
        <w:rPr>
          <w:lang w:val="en-US"/>
        </w:rPr>
        <w:t>SmtpClient</w:t>
      </w:r>
      <w:r w:rsidRPr="001A6586">
        <w:t xml:space="preserve"> </w:t>
      </w:r>
      <w:r>
        <w:t xml:space="preserve">и </w:t>
      </w:r>
      <w:r>
        <w:rPr>
          <w:lang w:val="en-US"/>
        </w:rPr>
        <w:t>MailMessage</w:t>
      </w:r>
      <w:r w:rsidRPr="001A6586">
        <w:t>.</w:t>
      </w:r>
    </w:p>
    <w:p w:rsidR="001A6586" w:rsidRPr="001A6586" w:rsidRDefault="001A6586" w:rsidP="00084948">
      <w:pPr>
        <w:pStyle w:val="Normal1"/>
      </w:pPr>
      <w:r>
        <w:t xml:space="preserve">В коде это может быть реализованно вот так. </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1A6586" w:rsidRPr="001A6586"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1A6586" w:rsidRDefault="001A6586" w:rsidP="00DB7283">
            <w:pPr>
              <w:rPr>
                <w:noProof/>
              </w:rPr>
            </w:pPr>
            <w:r>
              <w:rPr>
                <w:noProof/>
              </w:rPr>
              <w:t>// Формирование письма</w:t>
            </w:r>
          </w:p>
          <w:p w:rsidR="001A6586" w:rsidRPr="00907E5B" w:rsidRDefault="001A6586" w:rsidP="00DB7283">
            <w:pPr>
              <w:rPr>
                <w:noProof/>
                <w:color w:val="auto"/>
              </w:rPr>
            </w:pPr>
            <w:r w:rsidRPr="002C1A05">
              <w:rPr>
                <w:noProof/>
                <w:lang w:val="en-US"/>
              </w:rPr>
              <w:t>MailMessage</w:t>
            </w:r>
            <w:r w:rsidRPr="00F169C3">
              <w:rPr>
                <w:noProof/>
                <w:color w:val="auto"/>
              </w:rPr>
              <w:t xml:space="preserve"> </w:t>
            </w:r>
            <w:del w:id="9" w:author="SVFrolov" w:date="2017-08-17T13:18:00Z">
              <w:r w:rsidRPr="002C1A05" w:rsidDel="00C5787C">
                <w:rPr>
                  <w:noProof/>
                  <w:color w:val="auto"/>
                  <w:lang w:val="en-US"/>
                </w:rPr>
                <w:delText>n</w:delText>
              </w:r>
            </w:del>
            <w:ins w:id="10" w:author="SVFrolov" w:date="2017-08-17T13:18:00Z">
              <w:r w:rsidR="00C5787C">
                <w:rPr>
                  <w:noProof/>
                  <w:color w:val="auto"/>
                  <w:lang w:val="en-US"/>
                </w:rPr>
                <w:t>m</w:t>
              </w:r>
            </w:ins>
            <w:r w:rsidRPr="002C1A05">
              <w:rPr>
                <w:noProof/>
                <w:color w:val="auto"/>
                <w:lang w:val="en-US"/>
              </w:rPr>
              <w:t>m</w:t>
            </w:r>
            <w:r w:rsidRPr="00F169C3">
              <w:rPr>
                <w:noProof/>
                <w:color w:val="auto"/>
              </w:rPr>
              <w:t xml:space="preserve"> = </w:t>
            </w:r>
            <w:r w:rsidRPr="002C1A05">
              <w:rPr>
                <w:noProof/>
                <w:color w:val="0000FF"/>
                <w:lang w:val="en-US"/>
              </w:rPr>
              <w:t>new</w:t>
            </w:r>
            <w:r w:rsidRPr="00F169C3">
              <w:rPr>
                <w:noProof/>
                <w:color w:val="auto"/>
              </w:rPr>
              <w:t xml:space="preserve"> </w:t>
            </w:r>
            <w:r w:rsidRPr="002C1A05">
              <w:rPr>
                <w:noProof/>
                <w:lang w:val="en-US"/>
              </w:rPr>
              <w:t>MailMessage</w:t>
            </w:r>
            <w:r w:rsidRPr="00F169C3">
              <w:rPr>
                <w:noProof/>
                <w:color w:val="auto"/>
              </w:rPr>
              <w:t>(</w:t>
            </w:r>
            <w:r w:rsidRPr="00F169C3">
              <w:rPr>
                <w:noProof/>
                <w:color w:val="A31515"/>
              </w:rPr>
              <w:t>"</w:t>
            </w:r>
            <w:r>
              <w:rPr>
                <w:noProof/>
                <w:color w:val="A31515"/>
              </w:rPr>
              <w:t>оправитель</w:t>
            </w:r>
            <w:r w:rsidRPr="00F169C3">
              <w:rPr>
                <w:noProof/>
                <w:color w:val="A31515"/>
              </w:rPr>
              <w:t>@</w:t>
            </w:r>
            <w:r w:rsidRPr="002C1A05">
              <w:rPr>
                <w:noProof/>
                <w:color w:val="A31515"/>
                <w:lang w:val="en-US"/>
              </w:rPr>
              <w:t>yandex</w:t>
            </w:r>
            <w:r w:rsidRPr="00F169C3">
              <w:rPr>
                <w:noProof/>
                <w:color w:val="A31515"/>
              </w:rPr>
              <w:t>.</w:t>
            </w:r>
            <w:r w:rsidRPr="002C1A05">
              <w:rPr>
                <w:noProof/>
                <w:color w:val="A31515"/>
                <w:lang w:val="en-US"/>
              </w:rPr>
              <w:t>ru</w:t>
            </w:r>
            <w:r w:rsidRPr="00F169C3">
              <w:rPr>
                <w:noProof/>
                <w:color w:val="A31515"/>
              </w:rPr>
              <w:t>"</w:t>
            </w:r>
            <w:r w:rsidRPr="00F169C3">
              <w:rPr>
                <w:noProof/>
                <w:color w:val="auto"/>
              </w:rPr>
              <w:t xml:space="preserve">, </w:t>
            </w:r>
            <w:ins w:id="11" w:author="SVFrolov" w:date="2017-08-17T13:11:00Z">
              <w:r w:rsidR="00F310E3" w:rsidRPr="00907E5B">
                <w:rPr>
                  <w:rFonts w:ascii="Consolas" w:hAnsi="Consolas" w:cs="Consolas"/>
                  <w:color w:val="A31515"/>
                  <w:sz w:val="19"/>
                  <w:szCs w:val="19"/>
                  <w:highlight w:val="white"/>
                </w:rPr>
                <w:t>"</w:t>
              </w:r>
              <w:r w:rsidR="00F310E3">
                <w:rPr>
                  <w:rFonts w:ascii="Consolas" w:hAnsi="Consolas" w:cs="Consolas"/>
                  <w:color w:val="A31515"/>
                  <w:sz w:val="19"/>
                  <w:szCs w:val="19"/>
                  <w:highlight w:val="white"/>
                </w:rPr>
                <w:t>получатель</w:t>
              </w:r>
              <w:r w:rsidR="00F310E3" w:rsidRPr="00F169C3">
                <w:rPr>
                  <w:rFonts w:ascii="Consolas" w:hAnsi="Consolas" w:cs="Consolas"/>
                  <w:color w:val="A31515"/>
                  <w:sz w:val="19"/>
                  <w:szCs w:val="19"/>
                  <w:highlight w:val="white"/>
                </w:rPr>
                <w:t>@</w:t>
              </w:r>
              <w:r w:rsidR="00F310E3" w:rsidRPr="00F310E3">
                <w:rPr>
                  <w:rFonts w:ascii="Consolas" w:hAnsi="Consolas" w:cs="Consolas"/>
                  <w:color w:val="A31515"/>
                  <w:sz w:val="19"/>
                  <w:szCs w:val="19"/>
                  <w:highlight w:val="white"/>
                  <w:lang w:val="en-US"/>
                  <w:rPrChange w:id="12" w:author="SVFrolov" w:date="2017-08-17T13:11:00Z">
                    <w:rPr>
                      <w:rFonts w:ascii="Consolas" w:hAnsi="Consolas" w:cs="Consolas"/>
                      <w:color w:val="A31515"/>
                      <w:sz w:val="19"/>
                      <w:szCs w:val="19"/>
                      <w:highlight w:val="white"/>
                    </w:rPr>
                  </w:rPrChange>
                </w:rPr>
                <w:t>yandex</w:t>
              </w:r>
              <w:r w:rsidR="00F310E3" w:rsidRPr="00F169C3">
                <w:rPr>
                  <w:rFonts w:ascii="Consolas" w:hAnsi="Consolas" w:cs="Consolas"/>
                  <w:color w:val="A31515"/>
                  <w:sz w:val="19"/>
                  <w:szCs w:val="19"/>
                  <w:highlight w:val="white"/>
                </w:rPr>
                <w:t>.</w:t>
              </w:r>
              <w:r w:rsidR="00F310E3" w:rsidRPr="00F310E3">
                <w:rPr>
                  <w:rFonts w:ascii="Consolas" w:hAnsi="Consolas" w:cs="Consolas"/>
                  <w:color w:val="A31515"/>
                  <w:sz w:val="19"/>
                  <w:szCs w:val="19"/>
                  <w:highlight w:val="white"/>
                  <w:lang w:val="en-US"/>
                  <w:rPrChange w:id="13" w:author="SVFrolov" w:date="2017-08-17T13:11:00Z">
                    <w:rPr>
                      <w:rFonts w:ascii="Consolas" w:hAnsi="Consolas" w:cs="Consolas"/>
                      <w:color w:val="A31515"/>
                      <w:sz w:val="19"/>
                      <w:szCs w:val="19"/>
                      <w:highlight w:val="white"/>
                    </w:rPr>
                  </w:rPrChange>
                </w:rPr>
                <w:t>ru</w:t>
              </w:r>
              <w:r w:rsidR="00F310E3" w:rsidRPr="00F169C3">
                <w:rPr>
                  <w:rFonts w:ascii="Consolas" w:hAnsi="Consolas" w:cs="Consolas"/>
                  <w:color w:val="A31515"/>
                  <w:sz w:val="19"/>
                  <w:szCs w:val="19"/>
                  <w:highlight w:val="white"/>
                </w:rPr>
                <w:t>"</w:t>
              </w:r>
            </w:ins>
            <w:del w:id="14" w:author="SVFrolov" w:date="2017-08-17T13:11:00Z">
              <w:r w:rsidR="002C1A05" w:rsidDel="00F310E3">
                <w:rPr>
                  <w:noProof/>
                  <w:color w:val="auto"/>
                </w:rPr>
                <w:delText>п</w:delText>
              </w:r>
              <w:r w:rsidR="002C1A05" w:rsidDel="00F310E3">
                <w:rPr>
                  <w:noProof/>
                  <w:color w:val="A31515"/>
                </w:rPr>
                <w:delText>олучатель</w:delText>
              </w:r>
              <w:r w:rsidRPr="00F169C3" w:rsidDel="00F310E3">
                <w:rPr>
                  <w:noProof/>
                  <w:color w:val="A31515"/>
                </w:rPr>
                <w:delText>@</w:delText>
              </w:r>
              <w:r w:rsidRPr="002C1A05" w:rsidDel="00F310E3">
                <w:rPr>
                  <w:noProof/>
                  <w:color w:val="A31515"/>
                  <w:lang w:val="en-US"/>
                </w:rPr>
                <w:delText>yandex</w:delText>
              </w:r>
              <w:r w:rsidRPr="00F169C3" w:rsidDel="00F310E3">
                <w:rPr>
                  <w:noProof/>
                  <w:color w:val="A31515"/>
                </w:rPr>
                <w:delText>.</w:delText>
              </w:r>
              <w:r w:rsidRPr="002C1A05" w:rsidDel="00F310E3">
                <w:rPr>
                  <w:noProof/>
                  <w:color w:val="A31515"/>
                  <w:lang w:val="en-US"/>
                </w:rPr>
                <w:delText>ru</w:delText>
              </w:r>
              <w:r w:rsidRPr="00F169C3" w:rsidDel="00F310E3">
                <w:rPr>
                  <w:noProof/>
                  <w:color w:val="A31515"/>
                </w:rPr>
                <w:delText>"</w:delText>
              </w:r>
              <w:r w:rsidRPr="00F169C3" w:rsidDel="00F310E3">
                <w:rPr>
                  <w:noProof/>
                  <w:color w:val="auto"/>
                </w:rPr>
                <w:delText>);</w:delText>
              </w:r>
            </w:del>
          </w:p>
          <w:p w:rsidR="001A6586" w:rsidRDefault="001A6586" w:rsidP="00DB7283">
            <w:pPr>
              <w:rPr>
                <w:noProof/>
                <w:color w:val="auto"/>
              </w:rPr>
            </w:pPr>
            <w:r>
              <w:rPr>
                <w:noProof/>
                <w:color w:val="auto"/>
              </w:rPr>
              <w:t xml:space="preserve">mm.Subject = </w:t>
            </w:r>
            <w:r>
              <w:rPr>
                <w:noProof/>
              </w:rPr>
              <w:t>"Заголовок письма"</w:t>
            </w:r>
            <w:r>
              <w:rPr>
                <w:noProof/>
                <w:color w:val="auto"/>
              </w:rPr>
              <w:t>;</w:t>
            </w:r>
          </w:p>
          <w:p w:rsidR="001A6586" w:rsidRDefault="001A6586" w:rsidP="00DB7283">
            <w:pPr>
              <w:rPr>
                <w:noProof/>
                <w:color w:val="auto"/>
              </w:rPr>
            </w:pPr>
            <w:r>
              <w:rPr>
                <w:noProof/>
                <w:color w:val="auto"/>
              </w:rPr>
              <w:t xml:space="preserve">mm.Body = </w:t>
            </w:r>
            <w:r>
              <w:rPr>
                <w:noProof/>
              </w:rPr>
              <w:t>"Содержимое письма"</w:t>
            </w:r>
            <w:r>
              <w:rPr>
                <w:noProof/>
                <w:color w:val="auto"/>
              </w:rPr>
              <w:t>;</w:t>
            </w:r>
          </w:p>
          <w:p w:rsidR="001A6586" w:rsidRPr="001A6586" w:rsidRDefault="001A6586" w:rsidP="001B1903">
            <w:pPr>
              <w:pStyle w:val="Normal1"/>
            </w:pPr>
            <w:r>
              <w:rPr>
                <w:noProof/>
              </w:rPr>
              <w:t xml:space="preserve">mm.IsBodyHtml = </w:t>
            </w:r>
            <w:r>
              <w:rPr>
                <w:noProof/>
                <w:color w:val="0000FF"/>
              </w:rPr>
              <w:t>false</w:t>
            </w:r>
            <w:r>
              <w:rPr>
                <w:noProof/>
              </w:rPr>
              <w:t xml:space="preserve">; </w:t>
            </w:r>
            <w:r>
              <w:rPr>
                <w:noProof/>
                <w:color w:val="008000"/>
              </w:rPr>
              <w:t>// Не используем html в теле письма</w:t>
            </w:r>
          </w:p>
        </w:tc>
      </w:tr>
    </w:tbl>
    <w:p w:rsidR="008B279F" w:rsidRDefault="008B279F" w:rsidP="001B1903">
      <w:pPr>
        <w:pStyle w:val="Normal1"/>
      </w:pPr>
      <w:r>
        <w:t xml:space="preserve">Далее нам нужно организовать авторизацию на </w:t>
      </w:r>
      <w:r>
        <w:rPr>
          <w:lang w:val="en-US"/>
        </w:rPr>
        <w:t>smtp</w:t>
      </w:r>
      <w:r>
        <w:t xml:space="preserve"> сервере. </w:t>
      </w:r>
    </w:p>
    <w:p w:rsidR="008B279F" w:rsidRDefault="008B279F" w:rsidP="000028F5">
      <w:pPr>
        <w:pStyle w:val="Normal1"/>
        <w:spacing w:after="0"/>
      </w:pPr>
      <w:r>
        <w:t xml:space="preserve">Здесь нам пригодится класс </w:t>
      </w:r>
      <w:r w:rsidRPr="008B279F">
        <w:rPr>
          <w:rFonts w:ascii="Courier New" w:hAnsi="Courier New" w:cs="Courier New"/>
          <w:noProof/>
          <w:color w:val="2B91AF"/>
          <w:lang w:val="en-US"/>
        </w:rPr>
        <w:t>NetworkCredential</w:t>
      </w:r>
      <w:r>
        <w:t xml:space="preserve">  из </w:t>
      </w:r>
      <w:r w:rsidRPr="001A6586">
        <w:rPr>
          <w:rFonts w:ascii="Courier New" w:hAnsi="Courier New" w:cs="Courier New"/>
          <w:noProof/>
          <w:color w:val="auto"/>
          <w:lang w:val="en-US"/>
        </w:rPr>
        <w:t>System</w:t>
      </w:r>
      <w:r w:rsidRPr="008B279F">
        <w:rPr>
          <w:rFonts w:ascii="Courier New" w:hAnsi="Courier New" w:cs="Courier New"/>
          <w:noProof/>
          <w:color w:val="auto"/>
        </w:rPr>
        <w:t>.</w:t>
      </w:r>
      <w:r w:rsidRPr="001A6586">
        <w:rPr>
          <w:rFonts w:ascii="Courier New" w:hAnsi="Courier New" w:cs="Courier New"/>
          <w:noProof/>
          <w:color w:val="auto"/>
          <w:lang w:val="en-US"/>
        </w:rPr>
        <w:t>Net</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8B279F" w:rsidRPr="001A6586"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8B279F" w:rsidRDefault="008B279F" w:rsidP="00DB7283">
            <w:pPr>
              <w:rPr>
                <w:noProof/>
              </w:rPr>
            </w:pPr>
            <w:r>
              <w:rPr>
                <w:noProof/>
              </w:rPr>
              <w:t>// Авторизуемся на smtp сервере и отправляем письмо</w:t>
            </w:r>
          </w:p>
          <w:p w:rsidR="008B279F" w:rsidRPr="008B279F" w:rsidRDefault="008B279F" w:rsidP="00DB7283">
            <w:pPr>
              <w:rPr>
                <w:noProof/>
                <w:color w:val="auto"/>
                <w:lang w:val="en-US"/>
              </w:rPr>
            </w:pPr>
            <w:r w:rsidRPr="008B279F">
              <w:rPr>
                <w:noProof/>
                <w:lang w:val="en-US"/>
              </w:rPr>
              <w:t>SmtpClient</w:t>
            </w:r>
            <w:r w:rsidRPr="008B279F">
              <w:rPr>
                <w:noProof/>
                <w:color w:val="auto"/>
                <w:lang w:val="en-US"/>
              </w:rPr>
              <w:t xml:space="preserve"> sc = </w:t>
            </w:r>
            <w:r w:rsidRPr="008B279F">
              <w:rPr>
                <w:noProof/>
                <w:color w:val="0000FF"/>
                <w:lang w:val="en-US"/>
              </w:rPr>
              <w:t>new</w:t>
            </w:r>
            <w:r w:rsidRPr="008B279F">
              <w:rPr>
                <w:noProof/>
                <w:color w:val="auto"/>
                <w:lang w:val="en-US"/>
              </w:rPr>
              <w:t xml:space="preserve"> </w:t>
            </w:r>
            <w:r w:rsidRPr="008B279F">
              <w:rPr>
                <w:noProof/>
                <w:lang w:val="en-US"/>
              </w:rPr>
              <w:t>SmtpClient</w:t>
            </w:r>
            <w:r w:rsidRPr="008B279F">
              <w:rPr>
                <w:noProof/>
                <w:color w:val="auto"/>
                <w:lang w:val="en-US"/>
              </w:rPr>
              <w:t>(</w:t>
            </w:r>
            <w:r w:rsidRPr="008B279F">
              <w:rPr>
                <w:noProof/>
                <w:color w:val="A31515"/>
                <w:lang w:val="en-US"/>
              </w:rPr>
              <w:t>"smtp.yandex.ru"</w:t>
            </w:r>
            <w:r w:rsidRPr="008B279F">
              <w:rPr>
                <w:noProof/>
                <w:color w:val="auto"/>
                <w:lang w:val="en-US"/>
              </w:rPr>
              <w:t>, 25);</w:t>
            </w:r>
          </w:p>
          <w:p w:rsidR="008B279F" w:rsidRPr="008B279F" w:rsidRDefault="008B279F" w:rsidP="00DB7283">
            <w:pPr>
              <w:rPr>
                <w:noProof/>
                <w:lang w:val="en-US"/>
              </w:rPr>
            </w:pPr>
            <w:r w:rsidRPr="008B279F">
              <w:rPr>
                <w:noProof/>
                <w:lang w:val="en-US"/>
              </w:rPr>
              <w:t xml:space="preserve">sc.EnableSsl = </w:t>
            </w:r>
            <w:r w:rsidRPr="008B279F">
              <w:rPr>
                <w:noProof/>
                <w:color w:val="0000FF"/>
                <w:lang w:val="en-US"/>
              </w:rPr>
              <w:t>true</w:t>
            </w:r>
            <w:r w:rsidRPr="008B279F">
              <w:rPr>
                <w:noProof/>
                <w:lang w:val="en-US"/>
              </w:rPr>
              <w:t>;</w:t>
            </w:r>
          </w:p>
          <w:p w:rsidR="008B279F" w:rsidRPr="008B279F" w:rsidRDefault="008B279F" w:rsidP="00DB7283">
            <w:pPr>
              <w:rPr>
                <w:noProof/>
                <w:lang w:val="en-US"/>
              </w:rPr>
            </w:pPr>
            <w:r w:rsidRPr="008B279F">
              <w:rPr>
                <w:noProof/>
                <w:lang w:val="en-US"/>
              </w:rPr>
              <w:t xml:space="preserve">sc.DeliveryMethod = </w:t>
            </w:r>
            <w:r w:rsidRPr="008B279F">
              <w:rPr>
                <w:noProof/>
                <w:color w:val="2B91AF"/>
                <w:lang w:val="en-US"/>
              </w:rPr>
              <w:t>SmtpDeliveryMethod</w:t>
            </w:r>
            <w:r w:rsidRPr="008B279F">
              <w:rPr>
                <w:noProof/>
                <w:lang w:val="en-US"/>
              </w:rPr>
              <w:t>.Network;</w:t>
            </w:r>
          </w:p>
          <w:p w:rsidR="008B279F" w:rsidRPr="008B279F" w:rsidRDefault="008B279F" w:rsidP="00DB7283">
            <w:pPr>
              <w:rPr>
                <w:noProof/>
                <w:lang w:val="en-US"/>
              </w:rPr>
            </w:pPr>
            <w:r w:rsidRPr="008B279F">
              <w:rPr>
                <w:noProof/>
                <w:lang w:val="en-US"/>
              </w:rPr>
              <w:t xml:space="preserve">sc.UseDefaultCredentials = </w:t>
            </w:r>
            <w:r w:rsidRPr="008B279F">
              <w:rPr>
                <w:noProof/>
                <w:color w:val="0000FF"/>
                <w:lang w:val="en-US"/>
              </w:rPr>
              <w:t>false</w:t>
            </w:r>
            <w:r w:rsidRPr="008B279F">
              <w:rPr>
                <w:noProof/>
                <w:lang w:val="en-US"/>
              </w:rPr>
              <w:t>;</w:t>
            </w:r>
          </w:p>
          <w:p w:rsidR="008B279F" w:rsidRPr="008B279F" w:rsidRDefault="008B279F" w:rsidP="00DB7283">
            <w:pPr>
              <w:rPr>
                <w:noProof/>
                <w:lang w:val="en-US"/>
              </w:rPr>
            </w:pPr>
            <w:r w:rsidRPr="008B279F">
              <w:rPr>
                <w:noProof/>
                <w:lang w:val="en-US"/>
              </w:rPr>
              <w:t xml:space="preserve">sc.Credentials = </w:t>
            </w:r>
            <w:r w:rsidRPr="008B279F">
              <w:rPr>
                <w:noProof/>
                <w:color w:val="0000FF"/>
                <w:lang w:val="en-US"/>
              </w:rPr>
              <w:t>new</w:t>
            </w:r>
            <w:r w:rsidRPr="008B279F">
              <w:rPr>
                <w:noProof/>
                <w:lang w:val="en-US"/>
              </w:rPr>
              <w:t xml:space="preserve"> </w:t>
            </w:r>
            <w:r w:rsidRPr="008B279F">
              <w:rPr>
                <w:noProof/>
                <w:color w:val="2B91AF"/>
                <w:lang w:val="en-US"/>
              </w:rPr>
              <w:t>NetworkCredential</w:t>
            </w:r>
            <w:r w:rsidRPr="008B279F">
              <w:rPr>
                <w:noProof/>
                <w:lang w:val="en-US"/>
              </w:rPr>
              <w:t>(</w:t>
            </w:r>
            <w:r w:rsidRPr="008B279F">
              <w:rPr>
                <w:noProof/>
                <w:color w:val="A31515"/>
                <w:lang w:val="en-US"/>
              </w:rPr>
              <w:t>"</w:t>
            </w:r>
            <w:r>
              <w:rPr>
                <w:noProof/>
                <w:color w:val="A31515"/>
              </w:rPr>
              <w:t>отправитель</w:t>
            </w:r>
            <w:r w:rsidRPr="008B279F">
              <w:rPr>
                <w:noProof/>
                <w:color w:val="A31515"/>
                <w:lang w:val="en-US"/>
              </w:rPr>
              <w:t>@yandex.ru"</w:t>
            </w:r>
            <w:r w:rsidRPr="008B279F">
              <w:rPr>
                <w:noProof/>
                <w:lang w:val="en-US"/>
              </w:rPr>
              <w:t xml:space="preserve">, </w:t>
            </w:r>
            <w:r w:rsidRPr="008B279F">
              <w:rPr>
                <w:noProof/>
                <w:color w:val="A31515"/>
                <w:lang w:val="en-US"/>
              </w:rPr>
              <w:t>"password"</w:t>
            </w:r>
            <w:r w:rsidRPr="008B279F">
              <w:rPr>
                <w:noProof/>
                <w:lang w:val="en-US"/>
              </w:rPr>
              <w:t>);</w:t>
            </w:r>
          </w:p>
          <w:p w:rsidR="008B279F" w:rsidRPr="001A6586" w:rsidRDefault="008B279F" w:rsidP="001B1903">
            <w:pPr>
              <w:pStyle w:val="Normal1"/>
            </w:pPr>
            <w:r>
              <w:rPr>
                <w:noProof/>
              </w:rPr>
              <w:t>sc.Send(mm);</w:t>
            </w:r>
          </w:p>
        </w:tc>
      </w:tr>
    </w:tbl>
    <w:p w:rsidR="00953F2D" w:rsidRDefault="008B279F" w:rsidP="001B1903">
      <w:pPr>
        <w:pStyle w:val="Normal1"/>
      </w:pPr>
      <w:r>
        <w:t xml:space="preserve">Мы использовали </w:t>
      </w:r>
      <w:r>
        <w:rPr>
          <w:lang w:val="en-US"/>
        </w:rPr>
        <w:t>smtp</w:t>
      </w:r>
      <w:r w:rsidRPr="0000508D">
        <w:t>.yandex</w:t>
      </w:r>
      <w:r w:rsidRPr="008B279F">
        <w:t>.</w:t>
      </w:r>
      <w:r>
        <w:rPr>
          <w:lang w:val="en-US"/>
        </w:rPr>
        <w:t>ru</w:t>
      </w:r>
      <w:r>
        <w:t xml:space="preserve"> в качестве службы отправки почты, где 25 это порт. Мы выбрали яндекс, потому что </w:t>
      </w:r>
      <w:r>
        <w:rPr>
          <w:lang w:val="en-US"/>
        </w:rPr>
        <w:t>email</w:t>
      </w:r>
      <w:r w:rsidRPr="008B279F">
        <w:t xml:space="preserve"> </w:t>
      </w:r>
      <w:r>
        <w:t>отправителя находится на</w:t>
      </w:r>
      <w:r w:rsidRPr="0000508D">
        <w:t xml:space="preserve"> yandex</w:t>
      </w:r>
      <w:r w:rsidRPr="008B279F">
        <w:t>.</w:t>
      </w:r>
      <w:r>
        <w:rPr>
          <w:lang w:val="en-US"/>
        </w:rPr>
        <w:t>ru</w:t>
      </w:r>
      <w:r w:rsidRPr="008B279F">
        <w:t xml:space="preserve">. </w:t>
      </w:r>
    </w:p>
    <w:p w:rsidR="008B279F" w:rsidRPr="008B279F" w:rsidRDefault="008B279F" w:rsidP="001B1903">
      <w:pPr>
        <w:pStyle w:val="Normal1"/>
      </w:pPr>
      <w:r>
        <w:t xml:space="preserve">Если почта отправителя находится на </w:t>
      </w:r>
      <w:r>
        <w:rPr>
          <w:lang w:val="en-US"/>
        </w:rPr>
        <w:t>gmail</w:t>
      </w:r>
      <w:r w:rsidRPr="008B279F">
        <w:t>.</w:t>
      </w:r>
      <w:r>
        <w:rPr>
          <w:lang w:val="en-US"/>
        </w:rPr>
        <w:t>com</w:t>
      </w:r>
      <w:r>
        <w:t xml:space="preserve">, то </w:t>
      </w:r>
      <w:r w:rsidR="00953F2D">
        <w:t xml:space="preserve">строка получения экземпляра класса </w:t>
      </w:r>
      <w:r w:rsidR="00953F2D">
        <w:rPr>
          <w:lang w:val="en-US"/>
        </w:rPr>
        <w:t>SmtpClient</w:t>
      </w:r>
      <w:r w:rsidR="00953F2D" w:rsidRPr="00953F2D">
        <w:t xml:space="preserve"> </w:t>
      </w:r>
      <w:r w:rsidR="00953F2D">
        <w:t xml:space="preserve">будет выглядеть вот так </w:t>
      </w:r>
      <w:r w:rsidR="00953F2D" w:rsidRPr="008B279F">
        <w:rPr>
          <w:rFonts w:ascii="Courier New" w:hAnsi="Courier New" w:cs="Courier New"/>
          <w:noProof/>
          <w:color w:val="2B91AF"/>
          <w:lang w:val="en-US"/>
        </w:rPr>
        <w:t>SmtpClient</w:t>
      </w:r>
      <w:r w:rsidR="00953F2D" w:rsidRPr="00953F2D">
        <w:rPr>
          <w:rFonts w:ascii="Courier New" w:hAnsi="Courier New" w:cs="Courier New"/>
          <w:noProof/>
          <w:color w:val="auto"/>
        </w:rPr>
        <w:t xml:space="preserve"> </w:t>
      </w:r>
      <w:r w:rsidR="00953F2D" w:rsidRPr="008B279F">
        <w:rPr>
          <w:rFonts w:ascii="Courier New" w:hAnsi="Courier New" w:cs="Courier New"/>
          <w:noProof/>
          <w:color w:val="auto"/>
          <w:lang w:val="en-US"/>
        </w:rPr>
        <w:t>sc</w:t>
      </w:r>
      <w:r w:rsidR="00953F2D" w:rsidRPr="00953F2D">
        <w:rPr>
          <w:rFonts w:ascii="Courier New" w:hAnsi="Courier New" w:cs="Courier New"/>
          <w:noProof/>
          <w:color w:val="auto"/>
        </w:rPr>
        <w:t xml:space="preserve"> = </w:t>
      </w:r>
      <w:r w:rsidR="00953F2D" w:rsidRPr="008B279F">
        <w:rPr>
          <w:rFonts w:ascii="Courier New" w:hAnsi="Courier New" w:cs="Courier New"/>
          <w:noProof/>
          <w:color w:val="0000FF"/>
          <w:lang w:val="en-US"/>
        </w:rPr>
        <w:t>new</w:t>
      </w:r>
      <w:r w:rsidR="00953F2D" w:rsidRPr="00953F2D">
        <w:rPr>
          <w:rFonts w:ascii="Courier New" w:hAnsi="Courier New" w:cs="Courier New"/>
          <w:noProof/>
          <w:color w:val="auto"/>
        </w:rPr>
        <w:t xml:space="preserve"> </w:t>
      </w:r>
      <w:r w:rsidR="00953F2D" w:rsidRPr="008B279F">
        <w:rPr>
          <w:rFonts w:ascii="Courier New" w:hAnsi="Courier New" w:cs="Courier New"/>
          <w:noProof/>
          <w:color w:val="2B91AF"/>
          <w:lang w:val="en-US"/>
        </w:rPr>
        <w:t>SmtpClient</w:t>
      </w:r>
      <w:r w:rsidR="00953F2D" w:rsidRPr="00953F2D">
        <w:rPr>
          <w:rFonts w:ascii="Courier New" w:hAnsi="Courier New" w:cs="Courier New"/>
          <w:noProof/>
          <w:color w:val="auto"/>
        </w:rPr>
        <w:t>(</w:t>
      </w:r>
      <w:r w:rsidR="00953F2D" w:rsidRPr="00953F2D">
        <w:rPr>
          <w:rFonts w:ascii="Courier New" w:hAnsi="Courier New" w:cs="Courier New"/>
          <w:noProof/>
          <w:color w:val="A31515"/>
        </w:rPr>
        <w:t>"</w:t>
      </w:r>
      <w:r w:rsidR="00953F2D" w:rsidRPr="008B279F">
        <w:rPr>
          <w:rFonts w:ascii="Courier New" w:hAnsi="Courier New" w:cs="Courier New"/>
          <w:noProof/>
          <w:color w:val="A31515"/>
          <w:lang w:val="en-US"/>
        </w:rPr>
        <w:t>smtp</w:t>
      </w:r>
      <w:r w:rsidR="00953F2D" w:rsidRPr="00953F2D">
        <w:rPr>
          <w:rFonts w:ascii="Courier New" w:hAnsi="Courier New" w:cs="Courier New"/>
          <w:noProof/>
          <w:color w:val="A31515"/>
        </w:rPr>
        <w:t>.</w:t>
      </w:r>
      <w:r w:rsidR="00953F2D">
        <w:rPr>
          <w:rFonts w:ascii="Courier New" w:hAnsi="Courier New" w:cs="Courier New"/>
          <w:noProof/>
          <w:color w:val="A31515"/>
          <w:lang w:val="en-US"/>
        </w:rPr>
        <w:t>gmail</w:t>
      </w:r>
      <w:r w:rsidR="00953F2D" w:rsidRPr="00953F2D">
        <w:rPr>
          <w:rFonts w:ascii="Courier New" w:hAnsi="Courier New" w:cs="Courier New"/>
          <w:noProof/>
          <w:color w:val="A31515"/>
        </w:rPr>
        <w:t>.</w:t>
      </w:r>
      <w:r w:rsidR="00953F2D">
        <w:rPr>
          <w:rFonts w:ascii="Courier New" w:hAnsi="Courier New" w:cs="Courier New"/>
          <w:noProof/>
          <w:color w:val="A31515"/>
          <w:lang w:val="en-US"/>
        </w:rPr>
        <w:t>com</w:t>
      </w:r>
      <w:r w:rsidR="00953F2D" w:rsidRPr="00953F2D">
        <w:rPr>
          <w:rFonts w:ascii="Courier New" w:hAnsi="Courier New" w:cs="Courier New"/>
          <w:noProof/>
          <w:color w:val="A31515"/>
        </w:rPr>
        <w:t>"</w:t>
      </w:r>
      <w:r w:rsidR="00953F2D" w:rsidRPr="00953F2D">
        <w:rPr>
          <w:rFonts w:ascii="Courier New" w:hAnsi="Courier New" w:cs="Courier New"/>
          <w:noProof/>
          <w:color w:val="auto"/>
        </w:rPr>
        <w:t>, 58</w:t>
      </w:r>
      <w:ins w:id="15" w:author="Сергей" w:date="2017-08-17T21:37:00Z">
        <w:r w:rsidR="00AC6750">
          <w:rPr>
            <w:rFonts w:ascii="Courier New" w:hAnsi="Courier New" w:cs="Courier New"/>
            <w:noProof/>
            <w:color w:val="auto"/>
          </w:rPr>
          <w:t>7</w:t>
        </w:r>
      </w:ins>
      <w:r w:rsidR="00953F2D" w:rsidRPr="00953F2D">
        <w:rPr>
          <w:rFonts w:ascii="Courier New" w:hAnsi="Courier New" w:cs="Courier New"/>
          <w:noProof/>
          <w:color w:val="auto"/>
        </w:rPr>
        <w:t>)</w:t>
      </w:r>
      <w:del w:id="16" w:author="Сергей" w:date="2017-08-17T21:37:00Z">
        <w:r w:rsidR="00953F2D" w:rsidRPr="00953F2D" w:rsidDel="00AC6750">
          <w:rPr>
            <w:rFonts w:ascii="Courier New" w:hAnsi="Courier New" w:cs="Courier New"/>
            <w:noProof/>
            <w:color w:val="auto"/>
          </w:rPr>
          <w:delText>;</w:delText>
        </w:r>
      </w:del>
      <w:ins w:id="17" w:author="Сергей" w:date="2017-08-17T21:37:00Z">
        <w:r w:rsidR="00AC6750">
          <w:rPr>
            <w:rFonts w:ascii="Courier New" w:hAnsi="Courier New" w:cs="Courier New"/>
            <w:noProof/>
            <w:color w:val="auto"/>
          </w:rPr>
          <w:t xml:space="preserve"> и необходимо разрешить доступ ненадежным приложениям к </w:t>
        </w:r>
      </w:ins>
      <w:ins w:id="18" w:author="Сергей" w:date="2017-08-17T21:38:00Z">
        <w:r w:rsidR="00AC6750">
          <w:rPr>
            <w:rFonts w:ascii="Courier New" w:hAnsi="Courier New" w:cs="Courier New"/>
            <w:noProof/>
            <w:color w:val="auto"/>
          </w:rPr>
          <w:t>аккау</w:t>
        </w:r>
        <w:bookmarkStart w:id="19" w:name="_GoBack"/>
        <w:bookmarkEnd w:id="19"/>
        <w:r w:rsidR="00AC6750">
          <w:rPr>
            <w:rFonts w:ascii="Courier New" w:hAnsi="Courier New" w:cs="Courier New"/>
            <w:noProof/>
            <w:color w:val="auto"/>
          </w:rPr>
          <w:t>нту.</w:t>
        </w:r>
      </w:ins>
    </w:p>
    <w:p w:rsidR="00953F2D" w:rsidRPr="00191C8B" w:rsidRDefault="00953F2D" w:rsidP="001B1903">
      <w:pPr>
        <w:pStyle w:val="Normal1"/>
        <w:rPr>
          <w:noProof/>
          <w:color w:val="auto"/>
        </w:rPr>
      </w:pPr>
      <w:r>
        <w:t xml:space="preserve">Если на </w:t>
      </w:r>
      <w:r>
        <w:rPr>
          <w:lang w:val="en-US"/>
        </w:rPr>
        <w:t>mail</w:t>
      </w:r>
      <w:r w:rsidRPr="00953F2D">
        <w:t>.</w:t>
      </w:r>
      <w:r>
        <w:rPr>
          <w:lang w:val="en-US"/>
        </w:rPr>
        <w:t>ru</w:t>
      </w:r>
      <w:r>
        <w:t xml:space="preserve">, то вот так </w:t>
      </w:r>
      <w:r w:rsidRPr="008B279F">
        <w:rPr>
          <w:noProof/>
          <w:color w:val="2B91AF"/>
          <w:lang w:val="en-US"/>
        </w:rPr>
        <w:t>SmtpClient</w:t>
      </w:r>
      <w:r w:rsidRPr="00953F2D">
        <w:rPr>
          <w:noProof/>
          <w:color w:val="auto"/>
        </w:rPr>
        <w:t xml:space="preserve"> </w:t>
      </w:r>
      <w:r w:rsidRPr="008B279F">
        <w:rPr>
          <w:noProof/>
          <w:color w:val="auto"/>
          <w:lang w:val="en-US"/>
        </w:rPr>
        <w:t>sc</w:t>
      </w:r>
      <w:r w:rsidRPr="00953F2D">
        <w:rPr>
          <w:noProof/>
          <w:color w:val="auto"/>
        </w:rPr>
        <w:t xml:space="preserve"> = </w:t>
      </w:r>
      <w:r w:rsidRPr="008B279F">
        <w:rPr>
          <w:noProof/>
          <w:color w:val="0000FF"/>
          <w:lang w:val="en-US"/>
        </w:rPr>
        <w:t>new</w:t>
      </w:r>
      <w:r w:rsidRPr="00953F2D">
        <w:rPr>
          <w:noProof/>
          <w:color w:val="auto"/>
        </w:rPr>
        <w:t xml:space="preserve"> </w:t>
      </w:r>
      <w:r w:rsidRPr="008B279F">
        <w:rPr>
          <w:noProof/>
          <w:color w:val="2B91AF"/>
          <w:lang w:val="en-US"/>
        </w:rPr>
        <w:t>SmtpClient</w:t>
      </w:r>
      <w:r w:rsidRPr="00953F2D">
        <w:rPr>
          <w:noProof/>
          <w:color w:val="auto"/>
        </w:rPr>
        <w:t>(</w:t>
      </w:r>
      <w:r w:rsidRPr="00953F2D">
        <w:rPr>
          <w:noProof/>
          <w:color w:val="A31515"/>
        </w:rPr>
        <w:t>"</w:t>
      </w:r>
      <w:r w:rsidRPr="008B279F">
        <w:rPr>
          <w:noProof/>
          <w:color w:val="A31515"/>
          <w:lang w:val="en-US"/>
        </w:rPr>
        <w:t>smtp</w:t>
      </w:r>
      <w:r w:rsidRPr="00953F2D">
        <w:rPr>
          <w:noProof/>
          <w:color w:val="A31515"/>
        </w:rPr>
        <w:t>.</w:t>
      </w:r>
      <w:r>
        <w:rPr>
          <w:noProof/>
          <w:color w:val="A31515"/>
          <w:lang w:val="en-US"/>
        </w:rPr>
        <w:t>mail</w:t>
      </w:r>
      <w:r w:rsidRPr="00953F2D">
        <w:rPr>
          <w:noProof/>
          <w:color w:val="A31515"/>
        </w:rPr>
        <w:t>.</w:t>
      </w:r>
      <w:r>
        <w:rPr>
          <w:noProof/>
          <w:color w:val="A31515"/>
          <w:lang w:val="en-US"/>
        </w:rPr>
        <w:t>ru</w:t>
      </w:r>
      <w:r w:rsidRPr="00953F2D">
        <w:rPr>
          <w:noProof/>
          <w:color w:val="A31515"/>
        </w:rPr>
        <w:t>"</w:t>
      </w:r>
      <w:r w:rsidRPr="00953F2D">
        <w:rPr>
          <w:noProof/>
          <w:color w:val="auto"/>
        </w:rPr>
        <w:t>, 25);</w:t>
      </w:r>
      <w:bookmarkStart w:id="20" w:name="_64ymei4c8p" w:colFirst="0" w:colLast="0"/>
      <w:bookmarkEnd w:id="20"/>
    </w:p>
    <w:p w:rsidR="00A92103" w:rsidRDefault="00953F2D" w:rsidP="001B1903">
      <w:pPr>
        <w:pStyle w:val="Normal1"/>
      </w:pPr>
      <w:r>
        <w:t xml:space="preserve">Если ящик отправителя находится где-то ещё, то вам придется воспользоваться интернетом, что бы определить какой </w:t>
      </w:r>
      <w:r>
        <w:rPr>
          <w:lang w:val="en-US"/>
        </w:rPr>
        <w:t>smtp</w:t>
      </w:r>
      <w:r w:rsidRPr="00953F2D">
        <w:t xml:space="preserve"> – </w:t>
      </w:r>
      <w:r>
        <w:t xml:space="preserve">сервер и порт нужно использовать. </w:t>
      </w:r>
    </w:p>
    <w:p w:rsidR="00916999" w:rsidRPr="00191C8B" w:rsidRDefault="00916999" w:rsidP="001B1903">
      <w:pPr>
        <w:pStyle w:val="Normal1"/>
      </w:pPr>
      <w:r>
        <w:t xml:space="preserve">Немного усовершенствуем наш код. Так как при отправке письма может всякое произойти. То добавим блок </w:t>
      </w:r>
      <w:r>
        <w:rPr>
          <w:lang w:val="en-US"/>
        </w:rPr>
        <w:t>try</w:t>
      </w:r>
      <w:r w:rsidRPr="00916999">
        <w:t>…</w:t>
      </w:r>
      <w:r>
        <w:rPr>
          <w:lang w:val="en-US"/>
        </w:rPr>
        <w:t>catch</w:t>
      </w:r>
      <w:r w:rsidRPr="00916999">
        <w:t xml:space="preserve"> </w:t>
      </w:r>
      <w:r>
        <w:t xml:space="preserve">к строке </w:t>
      </w:r>
      <w:r>
        <w:rPr>
          <w:lang w:val="en-US"/>
        </w:rPr>
        <w:t>sc</w:t>
      </w:r>
      <w:r w:rsidRPr="00916999">
        <w:t>.</w:t>
      </w:r>
      <w:r>
        <w:rPr>
          <w:lang w:val="en-US"/>
        </w:rPr>
        <w:t>Send</w:t>
      </w:r>
      <w:r w:rsidRPr="00916999">
        <w:t>(</w:t>
      </w:r>
      <w:r>
        <w:rPr>
          <w:lang w:val="en-US"/>
        </w:rPr>
        <w:t>mm</w:t>
      </w:r>
      <w:r w:rsidRPr="00916999">
        <w:t>).</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916999" w:rsidRPr="001A6586"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916999" w:rsidRPr="00916999" w:rsidRDefault="00916999" w:rsidP="00DB7283">
            <w:pPr>
              <w:rPr>
                <w:noProof/>
                <w:lang w:val="en-US"/>
              </w:rPr>
            </w:pPr>
            <w:r w:rsidRPr="00916999">
              <w:rPr>
                <w:noProof/>
                <w:lang w:val="en-US"/>
              </w:rPr>
              <w:t>try</w:t>
            </w:r>
          </w:p>
          <w:p w:rsidR="00916999" w:rsidRPr="00916999" w:rsidRDefault="00916999" w:rsidP="00DB7283">
            <w:pPr>
              <w:rPr>
                <w:noProof/>
                <w:lang w:val="en-US"/>
              </w:rPr>
            </w:pPr>
            <w:r w:rsidRPr="00916999">
              <w:rPr>
                <w:noProof/>
                <w:lang w:val="en-US"/>
              </w:rPr>
              <w:t>{</w:t>
            </w:r>
          </w:p>
          <w:p w:rsidR="00916999" w:rsidRPr="00916999" w:rsidRDefault="00084948" w:rsidP="00DB7283">
            <w:pPr>
              <w:rPr>
                <w:noProof/>
                <w:lang w:val="en-US"/>
              </w:rPr>
            </w:pPr>
            <w:r>
              <w:rPr>
                <w:noProof/>
                <w:lang w:val="en-US"/>
              </w:rPr>
              <w:t xml:space="preserve">      </w:t>
            </w:r>
            <w:r w:rsidR="00916999" w:rsidRPr="00916999">
              <w:rPr>
                <w:noProof/>
                <w:lang w:val="en-US"/>
              </w:rPr>
              <w:t>sc.Send(mm);</w:t>
            </w:r>
          </w:p>
          <w:p w:rsidR="00916999" w:rsidRPr="00916999" w:rsidRDefault="00916999" w:rsidP="00DB7283">
            <w:pPr>
              <w:rPr>
                <w:noProof/>
                <w:lang w:val="en-US"/>
              </w:rPr>
            </w:pPr>
            <w:r w:rsidRPr="00916999">
              <w:rPr>
                <w:noProof/>
                <w:lang w:val="en-US"/>
              </w:rPr>
              <w:t>}</w:t>
            </w:r>
          </w:p>
          <w:p w:rsidR="00916999" w:rsidRPr="00916999" w:rsidRDefault="00916999" w:rsidP="00DB7283">
            <w:pPr>
              <w:rPr>
                <w:noProof/>
                <w:lang w:val="en-US"/>
              </w:rPr>
            </w:pPr>
            <w:r w:rsidRPr="00916999">
              <w:rPr>
                <w:noProof/>
                <w:color w:val="0000FF"/>
                <w:lang w:val="en-US"/>
              </w:rPr>
              <w:t>catch</w:t>
            </w:r>
            <w:r w:rsidRPr="00916999">
              <w:rPr>
                <w:noProof/>
                <w:lang w:val="en-US"/>
              </w:rPr>
              <w:t xml:space="preserve"> (</w:t>
            </w:r>
            <w:r w:rsidRPr="00916999">
              <w:rPr>
                <w:noProof/>
                <w:color w:val="2B91AF"/>
                <w:lang w:val="en-US"/>
              </w:rPr>
              <w:t>Exception</w:t>
            </w:r>
            <w:r w:rsidRPr="00916999">
              <w:rPr>
                <w:noProof/>
                <w:lang w:val="en-US"/>
              </w:rPr>
              <w:t xml:space="preserve"> ex)</w:t>
            </w:r>
          </w:p>
          <w:p w:rsidR="00916999" w:rsidRDefault="00916999" w:rsidP="00DB7283">
            <w:pPr>
              <w:rPr>
                <w:noProof/>
              </w:rPr>
            </w:pPr>
            <w:r>
              <w:rPr>
                <w:noProof/>
              </w:rPr>
              <w:t>{</w:t>
            </w:r>
          </w:p>
          <w:p w:rsidR="00916999" w:rsidRDefault="00916999" w:rsidP="00DB7283">
            <w:pPr>
              <w:rPr>
                <w:noProof/>
              </w:rPr>
            </w:pPr>
            <w:r w:rsidRPr="00916999">
              <w:rPr>
                <w:noProof/>
                <w:color w:val="2B91AF"/>
              </w:rPr>
              <w:t xml:space="preserve">  </w:t>
            </w:r>
            <w:r w:rsidR="00084948" w:rsidRPr="00084948">
              <w:rPr>
                <w:noProof/>
                <w:color w:val="2B91AF"/>
              </w:rPr>
              <w:t xml:space="preserve">    </w:t>
            </w:r>
            <w:r>
              <w:rPr>
                <w:noProof/>
                <w:color w:val="2B91AF"/>
              </w:rPr>
              <w:t>MessageBox</w:t>
            </w:r>
            <w:r>
              <w:rPr>
                <w:noProof/>
              </w:rPr>
              <w:t>.Show(</w:t>
            </w:r>
            <w:r>
              <w:rPr>
                <w:noProof/>
                <w:color w:val="A31515"/>
              </w:rPr>
              <w:t>"Невозможно отправить письмо "</w:t>
            </w:r>
            <w:r>
              <w:rPr>
                <w:noProof/>
              </w:rPr>
              <w:t xml:space="preserve"> + ex.ToString());</w:t>
            </w:r>
          </w:p>
          <w:p w:rsidR="00916999" w:rsidRPr="001A6586" w:rsidRDefault="00916999" w:rsidP="001B1903">
            <w:pPr>
              <w:pStyle w:val="Normal1"/>
            </w:pPr>
            <w:r>
              <w:rPr>
                <w:noProof/>
              </w:rPr>
              <w:lastRenderedPageBreak/>
              <w:t>}</w:t>
            </w:r>
          </w:p>
        </w:tc>
      </w:tr>
    </w:tbl>
    <w:p w:rsidR="00916999" w:rsidRPr="00916999" w:rsidRDefault="00916999" w:rsidP="001B1903">
      <w:pPr>
        <w:pStyle w:val="Normal1"/>
        <w:rPr>
          <w:lang w:val="en-US"/>
        </w:rPr>
      </w:pPr>
    </w:p>
    <w:p w:rsidR="00953F2D" w:rsidRPr="00953F2D" w:rsidRDefault="00953F2D" w:rsidP="001B1903">
      <w:pPr>
        <w:pStyle w:val="Normal1"/>
      </w:pPr>
    </w:p>
    <w:p w:rsidR="00A92103" w:rsidRPr="009336D2" w:rsidRDefault="000227AB" w:rsidP="009336D2">
      <w:pPr>
        <w:pStyle w:val="Heading1"/>
      </w:pPr>
      <w:bookmarkStart w:id="21" w:name="_c713xnuw3xem" w:colFirst="0" w:colLast="0"/>
      <w:bookmarkStart w:id="22" w:name="_Toc467090856"/>
      <w:bookmarkEnd w:id="21"/>
      <w:r w:rsidRPr="009336D2">
        <w:t>Введение в WPF</w:t>
      </w:r>
      <w:bookmarkEnd w:id="22"/>
    </w:p>
    <w:p w:rsidR="00A92103" w:rsidRDefault="00191C8B" w:rsidP="001B1903">
      <w:pPr>
        <w:pStyle w:val="Normal1"/>
      </w:pPr>
      <w:r>
        <w:t>Пришло время проверить тот код, который мы написали выше и посмотреть, отправиться ли письмо из нашей программы.</w:t>
      </w:r>
    </w:p>
    <w:p w:rsidR="00191C8B" w:rsidRPr="00191C8B" w:rsidRDefault="00191C8B" w:rsidP="001B1903">
      <w:pPr>
        <w:pStyle w:val="Normal1"/>
      </w:pPr>
      <w:r>
        <w:t xml:space="preserve">Не  будем создавать консольное приложение, а перейдем сразу к </w:t>
      </w:r>
      <w:r>
        <w:rPr>
          <w:lang w:val="en-US"/>
        </w:rPr>
        <w:t>WPF</w:t>
      </w:r>
      <w:r w:rsidRPr="00191C8B">
        <w:t>.</w:t>
      </w:r>
    </w:p>
    <w:p w:rsidR="00191C8B" w:rsidRDefault="00191C8B" w:rsidP="001B1903">
      <w:pPr>
        <w:pStyle w:val="Normal1"/>
      </w:pPr>
      <w:r>
        <w:t xml:space="preserve">Если мы разрабатываем клиентское приложение под </w:t>
      </w:r>
      <w:r>
        <w:rPr>
          <w:lang w:val="en-US"/>
        </w:rPr>
        <w:t>Windows</w:t>
      </w:r>
      <w:r>
        <w:t xml:space="preserve">, то на сегодняшний момент у нас на выбор есть две технологии </w:t>
      </w:r>
      <w:r>
        <w:rPr>
          <w:lang w:val="en-US"/>
        </w:rPr>
        <w:t>Windows</w:t>
      </w:r>
      <w:r w:rsidRPr="00191C8B">
        <w:t xml:space="preserve"> </w:t>
      </w:r>
      <w:r>
        <w:rPr>
          <w:lang w:val="en-US"/>
        </w:rPr>
        <w:t>Forms</w:t>
      </w:r>
      <w:r w:rsidRPr="00191C8B">
        <w:t xml:space="preserve"> </w:t>
      </w:r>
      <w:r>
        <w:t xml:space="preserve">и </w:t>
      </w:r>
      <w:r>
        <w:rPr>
          <w:lang w:val="en-US"/>
        </w:rPr>
        <w:t>WPF</w:t>
      </w:r>
      <w:r w:rsidR="00822888">
        <w:t xml:space="preserve"> </w:t>
      </w:r>
      <w:r w:rsidR="00822888" w:rsidRPr="00822888">
        <w:t>(</w:t>
      </w:r>
      <w:r w:rsidR="00822888">
        <w:rPr>
          <w:lang w:val="en-US"/>
        </w:rPr>
        <w:t>Windows</w:t>
      </w:r>
      <w:r w:rsidR="00822888" w:rsidRPr="00822888">
        <w:t xml:space="preserve"> </w:t>
      </w:r>
      <w:r w:rsidR="00822888">
        <w:rPr>
          <w:lang w:val="en-US"/>
        </w:rPr>
        <w:t>Presentation</w:t>
      </w:r>
      <w:r w:rsidR="00822888" w:rsidRPr="00822888">
        <w:t xml:space="preserve"> </w:t>
      </w:r>
      <w:r w:rsidR="00822888">
        <w:rPr>
          <w:lang w:val="en-US"/>
        </w:rPr>
        <w:t>Foundation</w:t>
      </w:r>
      <w:r w:rsidR="00822888" w:rsidRPr="00822888">
        <w:t xml:space="preserve">). </w:t>
      </w:r>
      <w:proofErr w:type="gramStart"/>
      <w:r w:rsidR="0040095B">
        <w:rPr>
          <w:lang w:val="en-US"/>
        </w:rPr>
        <w:t>WPF</w:t>
      </w:r>
      <w:r w:rsidR="0040095B" w:rsidRPr="0040095B">
        <w:t xml:space="preserve"> – </w:t>
      </w:r>
      <w:r w:rsidR="0040095B">
        <w:t>это новый интерфейс прикладного программирования, для управления слоем презентации пользовательсокого приложения.</w:t>
      </w:r>
      <w:proofErr w:type="gramEnd"/>
      <w:r w:rsidR="00822888">
        <w:t xml:space="preserve"> </w:t>
      </w:r>
    </w:p>
    <w:p w:rsidR="0040095B" w:rsidRPr="0040095B" w:rsidRDefault="0040095B" w:rsidP="001B1903">
      <w:pPr>
        <w:pStyle w:val="Normal1"/>
      </w:pPr>
      <w:r>
        <w:t xml:space="preserve">Приступим. Отрываем </w:t>
      </w:r>
      <w:r>
        <w:rPr>
          <w:lang w:val="en-US"/>
        </w:rPr>
        <w:t>Visual</w:t>
      </w:r>
      <w:r w:rsidRPr="0040095B">
        <w:t xml:space="preserve"> </w:t>
      </w:r>
      <w:r>
        <w:rPr>
          <w:lang w:val="en-US"/>
        </w:rPr>
        <w:t>Studio</w:t>
      </w:r>
      <w:r>
        <w:t xml:space="preserve">, кликаем </w:t>
      </w:r>
      <w:r>
        <w:rPr>
          <w:lang w:val="en-US"/>
        </w:rPr>
        <w:t>New</w:t>
      </w:r>
      <w:r w:rsidRPr="0040095B">
        <w:t xml:space="preserve"> </w:t>
      </w:r>
      <w:r>
        <w:rPr>
          <w:lang w:val="en-US"/>
        </w:rPr>
        <w:t>Project</w:t>
      </w:r>
      <w:r w:rsidRPr="0040095B">
        <w:t xml:space="preserve"> </w:t>
      </w:r>
      <w:r>
        <w:t xml:space="preserve">(новый проект) и выбираем </w:t>
      </w:r>
      <w:r>
        <w:rPr>
          <w:lang w:val="en-US"/>
        </w:rPr>
        <w:t>WPF</w:t>
      </w:r>
      <w:r w:rsidRPr="0040095B">
        <w:t xml:space="preserve"> </w:t>
      </w:r>
      <w:r>
        <w:rPr>
          <w:lang w:val="en-US"/>
        </w:rPr>
        <w:t>Application</w:t>
      </w:r>
    </w:p>
    <w:p w:rsidR="0040095B" w:rsidRPr="0040095B" w:rsidRDefault="0040095B" w:rsidP="001B1903">
      <w:pPr>
        <w:pStyle w:val="Normal1"/>
      </w:pPr>
      <w:r>
        <w:rPr>
          <w:noProof/>
        </w:rPr>
        <w:drawing>
          <wp:inline distT="0" distB="0" distL="0" distR="0">
            <wp:extent cx="6121400" cy="42868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21400" cy="4286854"/>
                    </a:xfrm>
                    <a:prstGeom prst="rect">
                      <a:avLst/>
                    </a:prstGeom>
                    <a:noFill/>
                    <a:ln w="9525">
                      <a:noFill/>
                      <a:miter lim="800000"/>
                      <a:headEnd/>
                      <a:tailEnd/>
                    </a:ln>
                  </pic:spPr>
                </pic:pic>
              </a:graphicData>
            </a:graphic>
          </wp:inline>
        </w:drawing>
      </w:r>
    </w:p>
    <w:p w:rsidR="00A92103" w:rsidRDefault="00C76092" w:rsidP="001B1903">
      <w:pPr>
        <w:pStyle w:val="Normal1"/>
      </w:pPr>
      <w:r>
        <w:t xml:space="preserve">Не </w:t>
      </w:r>
      <w:r w:rsidR="008D4F1F">
        <w:t xml:space="preserve"> </w:t>
      </w:r>
      <w:r>
        <w:t xml:space="preserve">ленимся и переименуем проект. </w:t>
      </w:r>
      <w:r w:rsidR="00595BDA">
        <w:t>Например,</w:t>
      </w:r>
      <w:r>
        <w:t xml:space="preserve"> назовем его </w:t>
      </w:r>
      <w:r>
        <w:rPr>
          <w:lang w:val="en-US"/>
        </w:rPr>
        <w:t>WpfTestMailSender</w:t>
      </w:r>
      <w:r w:rsidRPr="00C76092">
        <w:t xml:space="preserve">. </w:t>
      </w:r>
      <w:r>
        <w:t>Нажимаем ОК и видим структуру проекта</w:t>
      </w:r>
    </w:p>
    <w:p w:rsidR="00C76092" w:rsidRDefault="00C76092" w:rsidP="001B1903">
      <w:pPr>
        <w:pStyle w:val="Normal1"/>
      </w:pPr>
    </w:p>
    <w:p w:rsidR="00C76092" w:rsidRDefault="00C76092" w:rsidP="001B1903">
      <w:pPr>
        <w:pStyle w:val="Normal1"/>
      </w:pPr>
      <w:r>
        <w:rPr>
          <w:noProof/>
        </w:rPr>
        <w:lastRenderedPageBreak/>
        <w:drawing>
          <wp:inline distT="0" distB="0" distL="0" distR="0">
            <wp:extent cx="6121400" cy="318129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21400" cy="3181290"/>
                    </a:xfrm>
                    <a:prstGeom prst="rect">
                      <a:avLst/>
                    </a:prstGeom>
                    <a:noFill/>
                    <a:ln w="9525">
                      <a:noFill/>
                      <a:miter lim="800000"/>
                      <a:headEnd/>
                      <a:tailEnd/>
                    </a:ln>
                  </pic:spPr>
                </pic:pic>
              </a:graphicData>
            </a:graphic>
          </wp:inline>
        </w:drawing>
      </w:r>
    </w:p>
    <w:p w:rsidR="00C76092" w:rsidRPr="00C76092" w:rsidRDefault="00C76092" w:rsidP="001B1903">
      <w:pPr>
        <w:pStyle w:val="Normal1"/>
      </w:pPr>
      <w:r>
        <w:t xml:space="preserve">Сгенерированная структура состоит из файлов </w:t>
      </w:r>
      <w:r>
        <w:rPr>
          <w:lang w:val="en-US"/>
        </w:rPr>
        <w:t>MainWindow</w:t>
      </w:r>
      <w:r w:rsidRPr="00C76092">
        <w:t>.</w:t>
      </w:r>
      <w:r>
        <w:rPr>
          <w:lang w:val="en-US"/>
        </w:rPr>
        <w:t>xaml</w:t>
      </w:r>
      <w:r w:rsidRPr="00C76092">
        <w:t xml:space="preserve"> </w:t>
      </w:r>
      <w:r>
        <w:t xml:space="preserve">и </w:t>
      </w:r>
      <w:r>
        <w:rPr>
          <w:lang w:val="en-US"/>
        </w:rPr>
        <w:t>App</w:t>
      </w:r>
      <w:r w:rsidRPr="00C76092">
        <w:t>.</w:t>
      </w:r>
      <w:r>
        <w:rPr>
          <w:lang w:val="en-US"/>
        </w:rPr>
        <w:t>xaml</w:t>
      </w:r>
      <w:r w:rsidRPr="00C76092">
        <w:t xml:space="preserve">. </w:t>
      </w:r>
    </w:p>
    <w:p w:rsidR="00C76092" w:rsidRDefault="00C76092" w:rsidP="001B1903">
      <w:pPr>
        <w:pStyle w:val="Normal1"/>
      </w:pPr>
      <w:r>
        <w:t xml:space="preserve">Если развернуть узлы проекта соответствующие этим файлам, то мы увидим исходные файлы </w:t>
      </w:r>
      <w:r w:rsidRPr="00C76092">
        <w:t>.</w:t>
      </w:r>
      <w:r>
        <w:rPr>
          <w:lang w:val="en-US"/>
        </w:rPr>
        <w:t>cs</w:t>
      </w:r>
    </w:p>
    <w:p w:rsidR="00C76092" w:rsidRDefault="00C76092" w:rsidP="001B1903">
      <w:pPr>
        <w:pStyle w:val="Normal1"/>
      </w:pPr>
      <w:r>
        <w:rPr>
          <w:noProof/>
        </w:rPr>
        <w:drawing>
          <wp:inline distT="0" distB="0" distL="0" distR="0">
            <wp:extent cx="1973580" cy="1228725"/>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973580" cy="1228725"/>
                    </a:xfrm>
                    <a:prstGeom prst="rect">
                      <a:avLst/>
                    </a:prstGeom>
                    <a:noFill/>
                    <a:ln w="9525">
                      <a:noFill/>
                      <a:miter lim="800000"/>
                      <a:headEnd/>
                      <a:tailEnd/>
                    </a:ln>
                  </pic:spPr>
                </pic:pic>
              </a:graphicData>
            </a:graphic>
          </wp:inline>
        </w:drawing>
      </w:r>
    </w:p>
    <w:p w:rsidR="00C76092" w:rsidRPr="006423B4" w:rsidRDefault="0000150E" w:rsidP="001B1903">
      <w:pPr>
        <w:pStyle w:val="Normal1"/>
      </w:pPr>
      <w:r>
        <w:t xml:space="preserve">Файл </w:t>
      </w:r>
      <w:r>
        <w:rPr>
          <w:lang w:val="en-US"/>
        </w:rPr>
        <w:t>App</w:t>
      </w:r>
      <w:r w:rsidRPr="0000150E">
        <w:t>.</w:t>
      </w:r>
      <w:r>
        <w:rPr>
          <w:lang w:val="en-US"/>
        </w:rPr>
        <w:t>xaml</w:t>
      </w:r>
      <w:r w:rsidRPr="0000150E">
        <w:t xml:space="preserve"> </w:t>
      </w:r>
      <w:r>
        <w:t xml:space="preserve">определяет первоначально загружаемый файл. Если мы откроем файл </w:t>
      </w:r>
      <w:r>
        <w:rPr>
          <w:lang w:val="en-US"/>
        </w:rPr>
        <w:t>App</w:t>
      </w:r>
      <w:r w:rsidRPr="0000150E">
        <w:t>.</w:t>
      </w:r>
      <w:r>
        <w:rPr>
          <w:lang w:val="en-US"/>
        </w:rPr>
        <w:t>xaml</w:t>
      </w:r>
      <w:r w:rsidRPr="0000150E">
        <w:t xml:space="preserve"> </w:t>
      </w:r>
      <w:r>
        <w:t xml:space="preserve">то увидим  элемент </w:t>
      </w:r>
      <w:r>
        <w:rPr>
          <w:lang w:val="en-US"/>
        </w:rPr>
        <w:t>Application</w:t>
      </w:r>
      <w:r w:rsidRPr="0000150E">
        <w:t xml:space="preserve"> </w:t>
      </w:r>
      <w:r>
        <w:rPr>
          <w:lang w:val="en-US"/>
        </w:rPr>
        <w:t>XAML</w:t>
      </w:r>
      <w:r w:rsidRPr="0000150E">
        <w:t xml:space="preserve">, </w:t>
      </w:r>
      <w:r>
        <w:t xml:space="preserve">в котором в атрибуте </w:t>
      </w:r>
      <w:r>
        <w:rPr>
          <w:lang w:val="en-US"/>
        </w:rPr>
        <w:t>StartupUri</w:t>
      </w:r>
      <w:r w:rsidRPr="0000150E">
        <w:t xml:space="preserve">, </w:t>
      </w:r>
      <w:r>
        <w:t xml:space="preserve">по умолчанию прописан </w:t>
      </w:r>
      <w:r>
        <w:rPr>
          <w:lang w:val="en-US"/>
        </w:rPr>
        <w:t>MainWindow</w:t>
      </w:r>
      <w:r w:rsidRPr="0000150E">
        <w:t>.</w:t>
      </w:r>
      <w:r>
        <w:rPr>
          <w:lang w:val="en-US"/>
        </w:rPr>
        <w:t>xaml</w:t>
      </w:r>
      <w:r w:rsidR="006423B4" w:rsidRPr="006423B4">
        <w:t xml:space="preserve">, </w:t>
      </w:r>
      <w:r w:rsidR="006423B4">
        <w:t xml:space="preserve">то есть первоначально загружаемый </w:t>
      </w:r>
      <w:r w:rsidR="006423B4">
        <w:rPr>
          <w:lang w:val="en-US"/>
        </w:rPr>
        <w:t>XAML</w:t>
      </w:r>
      <w:r w:rsidR="006423B4" w:rsidRPr="006423B4">
        <w:t xml:space="preserve"> </w:t>
      </w:r>
      <w:r w:rsidR="006423B4">
        <w:t>файл.</w:t>
      </w:r>
    </w:p>
    <w:p w:rsidR="0000150E" w:rsidRDefault="0000150E" w:rsidP="001B1903">
      <w:pPr>
        <w:pStyle w:val="Normal1"/>
        <w:rPr>
          <w:lang w:val="en-US"/>
        </w:rPr>
      </w:pPr>
      <w:r>
        <w:rPr>
          <w:noProof/>
        </w:rPr>
        <w:drawing>
          <wp:inline distT="0" distB="0" distL="0" distR="0">
            <wp:extent cx="6091041" cy="1994302"/>
            <wp:effectExtent l="19050" t="0" r="495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097186" cy="1996314"/>
                    </a:xfrm>
                    <a:prstGeom prst="rect">
                      <a:avLst/>
                    </a:prstGeom>
                    <a:noFill/>
                    <a:ln w="9525">
                      <a:noFill/>
                      <a:miter lim="800000"/>
                      <a:headEnd/>
                      <a:tailEnd/>
                    </a:ln>
                  </pic:spPr>
                </pic:pic>
              </a:graphicData>
            </a:graphic>
          </wp:inline>
        </w:drawing>
      </w:r>
    </w:p>
    <w:p w:rsidR="0000150E" w:rsidRPr="006423B4" w:rsidRDefault="006423B4" w:rsidP="001B1903">
      <w:pPr>
        <w:pStyle w:val="Normal1"/>
      </w:pPr>
      <w:r>
        <w:t xml:space="preserve">Начнем с того, что переименуем файл </w:t>
      </w:r>
      <w:r>
        <w:rPr>
          <w:lang w:val="en-US"/>
        </w:rPr>
        <w:t>MainWindow</w:t>
      </w:r>
      <w:r>
        <w:t xml:space="preserve"> </w:t>
      </w:r>
      <w:r w:rsidR="001A2A35">
        <w:t>во</w:t>
      </w:r>
      <w:r>
        <w:t xml:space="preserve"> что-то другое, например на </w:t>
      </w:r>
      <w:r w:rsidR="005646C0">
        <w:rPr>
          <w:lang w:val="en-US"/>
        </w:rPr>
        <w:t>Wpf</w:t>
      </w:r>
      <w:r>
        <w:rPr>
          <w:lang w:val="en-US"/>
        </w:rPr>
        <w:t>MailSender</w:t>
      </w:r>
      <w:r w:rsidRPr="006423B4">
        <w:t>.</w:t>
      </w:r>
    </w:p>
    <w:p w:rsidR="006423B4" w:rsidRDefault="006423B4" w:rsidP="001B1903">
      <w:pPr>
        <w:pStyle w:val="Normal1"/>
      </w:pPr>
      <w:r>
        <w:t xml:space="preserve">Переименуем файл </w:t>
      </w:r>
      <w:r>
        <w:rPr>
          <w:lang w:val="en-US"/>
        </w:rPr>
        <w:t>MainWindow</w:t>
      </w:r>
      <w:r w:rsidRPr="006423B4">
        <w:t>.</w:t>
      </w:r>
      <w:r>
        <w:rPr>
          <w:lang w:val="en-US"/>
        </w:rPr>
        <w:t>xaml</w:t>
      </w:r>
      <w:r w:rsidRPr="006423B4">
        <w:t xml:space="preserve"> </w:t>
      </w:r>
      <w:r>
        <w:t xml:space="preserve">на </w:t>
      </w:r>
      <w:r w:rsidR="005646C0">
        <w:rPr>
          <w:lang w:val="en-US"/>
        </w:rPr>
        <w:t>Wpf</w:t>
      </w:r>
      <w:r>
        <w:rPr>
          <w:lang w:val="en-US"/>
        </w:rPr>
        <w:t>MailSender</w:t>
      </w:r>
      <w:r w:rsidRPr="006423B4">
        <w:t>.</w:t>
      </w:r>
      <w:r>
        <w:rPr>
          <w:lang w:val="en-US"/>
        </w:rPr>
        <w:t>xaml</w:t>
      </w:r>
      <w:r w:rsidRPr="006423B4">
        <w:t xml:space="preserve">. </w:t>
      </w:r>
      <w:r>
        <w:t xml:space="preserve">Исходный файл </w:t>
      </w:r>
      <w:r w:rsidRPr="006423B4">
        <w:t>.</w:t>
      </w:r>
      <w:r>
        <w:rPr>
          <w:lang w:val="en-US"/>
        </w:rPr>
        <w:t>cs</w:t>
      </w:r>
      <w:r w:rsidR="001846CF" w:rsidRPr="001846CF">
        <w:t xml:space="preserve"> </w:t>
      </w:r>
      <w:r w:rsidR="001846CF">
        <w:t>переименуется автоматически</w:t>
      </w:r>
      <w:r w:rsidR="005646C0">
        <w:t xml:space="preserve">. Делайте так, что бы название файла не совпадало с названием проекта и соответственно с названием основного </w:t>
      </w:r>
      <w:r w:rsidR="005646C0">
        <w:rPr>
          <w:lang w:val="en-US"/>
        </w:rPr>
        <w:t>Namespace</w:t>
      </w:r>
      <w:r w:rsidR="005646C0">
        <w:t xml:space="preserve">. Самые любопытные могут проверить, </w:t>
      </w:r>
      <w:r w:rsidR="00595BDA">
        <w:t>какие ошибки при этом появятся.</w:t>
      </w:r>
    </w:p>
    <w:p w:rsidR="005646C0" w:rsidRDefault="005646C0" w:rsidP="001B1903">
      <w:pPr>
        <w:pStyle w:val="Normal1"/>
      </w:pPr>
      <w:r>
        <w:t>Переименуем название класса в файле .</w:t>
      </w:r>
      <w:r>
        <w:rPr>
          <w:lang w:val="en-US"/>
        </w:rPr>
        <w:t>cs</w:t>
      </w:r>
      <w:r>
        <w:t xml:space="preserve"> </w:t>
      </w:r>
    </w:p>
    <w:p w:rsidR="005646C0" w:rsidRDefault="005646C0" w:rsidP="001B1903">
      <w:pPr>
        <w:pStyle w:val="Normal1"/>
      </w:pPr>
      <w:r>
        <w:rPr>
          <w:noProof/>
        </w:rPr>
        <w:lastRenderedPageBreak/>
        <w:drawing>
          <wp:inline distT="0" distB="0" distL="0" distR="0">
            <wp:extent cx="4315460" cy="2039620"/>
            <wp:effectExtent l="1905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315460" cy="2039620"/>
                    </a:xfrm>
                    <a:prstGeom prst="rect">
                      <a:avLst/>
                    </a:prstGeom>
                    <a:noFill/>
                    <a:ln w="9525">
                      <a:noFill/>
                      <a:miter lim="800000"/>
                      <a:headEnd/>
                      <a:tailEnd/>
                    </a:ln>
                  </pic:spPr>
                </pic:pic>
              </a:graphicData>
            </a:graphic>
          </wp:inline>
        </w:drawing>
      </w:r>
    </w:p>
    <w:p w:rsidR="005646C0" w:rsidRDefault="005646C0" w:rsidP="001B1903">
      <w:pPr>
        <w:pStyle w:val="Normal1"/>
      </w:pPr>
    </w:p>
    <w:p w:rsidR="005646C0" w:rsidRPr="005646C0" w:rsidRDefault="005646C0" w:rsidP="001B1903">
      <w:pPr>
        <w:pStyle w:val="Normal1"/>
      </w:pPr>
      <w:r>
        <w:t>Переименуем в файле .</w:t>
      </w:r>
      <w:r>
        <w:rPr>
          <w:lang w:val="en-US"/>
        </w:rPr>
        <w:t>xaml</w:t>
      </w:r>
      <w:r w:rsidRPr="005646C0">
        <w:t xml:space="preserve"> </w:t>
      </w:r>
      <w:r>
        <w:t xml:space="preserve">значение атрибута </w:t>
      </w:r>
      <w:r>
        <w:rPr>
          <w:rFonts w:ascii="Courier" w:hAnsi="Courier" w:cs="Courier"/>
          <w:sz w:val="19"/>
          <w:szCs w:val="19"/>
        </w:rPr>
        <w:t xml:space="preserve">x:Class </w:t>
      </w:r>
      <w:r>
        <w:rPr>
          <w:rFonts w:ascii="NewBaskervilleC-Roman" w:hAnsi="NewBaskervilleC-Roman" w:cs="NewBaskervilleC-Roman"/>
          <w:sz w:val="19"/>
          <w:szCs w:val="19"/>
        </w:rPr>
        <w:t xml:space="preserve">элемента </w:t>
      </w:r>
      <w:r>
        <w:rPr>
          <w:sz w:val="19"/>
          <w:szCs w:val="19"/>
        </w:rPr>
        <w:t>Window</w:t>
      </w:r>
    </w:p>
    <w:p w:rsidR="005646C0" w:rsidRDefault="005646C0" w:rsidP="001B1903">
      <w:pPr>
        <w:pStyle w:val="Normal1"/>
      </w:pPr>
      <w:r>
        <w:rPr>
          <w:noProof/>
        </w:rPr>
        <w:drawing>
          <wp:inline distT="0" distB="0" distL="0" distR="0">
            <wp:extent cx="4344670" cy="8274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44670" cy="827405"/>
                    </a:xfrm>
                    <a:prstGeom prst="rect">
                      <a:avLst/>
                    </a:prstGeom>
                    <a:noFill/>
                    <a:ln w="9525">
                      <a:noFill/>
                      <a:miter lim="800000"/>
                      <a:headEnd/>
                      <a:tailEnd/>
                    </a:ln>
                  </pic:spPr>
                </pic:pic>
              </a:graphicData>
            </a:graphic>
          </wp:inline>
        </w:drawing>
      </w:r>
    </w:p>
    <w:p w:rsidR="005646C0" w:rsidRPr="005646C0" w:rsidRDefault="005646C0" w:rsidP="001B1903">
      <w:pPr>
        <w:pStyle w:val="Normal1"/>
      </w:pPr>
      <w:r>
        <w:t xml:space="preserve">Переименуем в файле </w:t>
      </w:r>
      <w:r>
        <w:rPr>
          <w:lang w:val="en-US"/>
        </w:rPr>
        <w:t>App</w:t>
      </w:r>
      <w:r w:rsidRPr="005646C0">
        <w:t>.</w:t>
      </w:r>
      <w:r>
        <w:rPr>
          <w:lang w:val="en-US"/>
        </w:rPr>
        <w:t>xaml</w:t>
      </w:r>
      <w:r w:rsidRPr="005646C0">
        <w:t xml:space="preserve"> </w:t>
      </w:r>
      <w:r>
        <w:t xml:space="preserve">атрибут </w:t>
      </w:r>
      <w:r>
        <w:rPr>
          <w:lang w:val="en-US"/>
        </w:rPr>
        <w:t>StartupUri</w:t>
      </w:r>
    </w:p>
    <w:p w:rsidR="005646C0" w:rsidRDefault="005646C0" w:rsidP="001B1903">
      <w:pPr>
        <w:pStyle w:val="Normal1"/>
        <w:rPr>
          <w:lang w:val="en-US"/>
        </w:rPr>
      </w:pPr>
      <w:r>
        <w:rPr>
          <w:noProof/>
        </w:rPr>
        <w:drawing>
          <wp:inline distT="0" distB="0" distL="0" distR="0">
            <wp:extent cx="5560695" cy="1514475"/>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560695" cy="1514475"/>
                    </a:xfrm>
                    <a:prstGeom prst="rect">
                      <a:avLst/>
                    </a:prstGeom>
                    <a:noFill/>
                    <a:ln w="9525">
                      <a:noFill/>
                      <a:miter lim="800000"/>
                      <a:headEnd/>
                      <a:tailEnd/>
                    </a:ln>
                  </pic:spPr>
                </pic:pic>
              </a:graphicData>
            </a:graphic>
          </wp:inline>
        </w:drawing>
      </w:r>
    </w:p>
    <w:p w:rsidR="005646C0" w:rsidRDefault="005646C0" w:rsidP="001B1903">
      <w:pPr>
        <w:pStyle w:val="Normal1"/>
        <w:rPr>
          <w:lang w:val="en-US"/>
        </w:rPr>
      </w:pPr>
    </w:p>
    <w:p w:rsidR="005646C0" w:rsidRDefault="00010BD1" w:rsidP="00DB7283">
      <w:r>
        <w:t xml:space="preserve">Если мы посмотрим на окно визуального дизайнера основного файла проекта </w:t>
      </w:r>
      <w:r w:rsidRPr="00010BD1">
        <w:t xml:space="preserve">WpfMailSender.xaml. </w:t>
      </w:r>
      <w:r w:rsidR="00112438">
        <w:t>То увидим</w:t>
      </w:r>
      <w:r>
        <w:t xml:space="preserve">, что по сравнению с </w:t>
      </w:r>
      <w:r w:rsidR="000F7F5F">
        <w:t xml:space="preserve">технологией </w:t>
      </w:r>
      <w:r w:rsidR="000F7F5F">
        <w:rPr>
          <w:lang w:val="en-US"/>
        </w:rPr>
        <w:t>Windows</w:t>
      </w:r>
      <w:r w:rsidR="000F7F5F" w:rsidRPr="000F7F5F">
        <w:t xml:space="preserve"> </w:t>
      </w:r>
      <w:r w:rsidR="000F7F5F">
        <w:rPr>
          <w:lang w:val="en-US"/>
        </w:rPr>
        <w:t>Forms</w:t>
      </w:r>
      <w:r w:rsidR="000F7F5F">
        <w:t xml:space="preserve">, почти ничего не поменялось. Мы точно так же можем мышью перетаскивать контролы из </w:t>
      </w:r>
      <w:r w:rsidR="00BA2432">
        <w:rPr>
          <w:lang w:val="en-US"/>
        </w:rPr>
        <w:t>Toolbox</w:t>
      </w:r>
      <w:r w:rsidR="000F7F5F" w:rsidRPr="000F7F5F">
        <w:t xml:space="preserve"> </w:t>
      </w:r>
      <w:r w:rsidR="00112438">
        <w:t>на наше окно, но появилось одно новшество.</w:t>
      </w:r>
    </w:p>
    <w:p w:rsidR="000F7F5F" w:rsidRPr="000F7F5F" w:rsidRDefault="000F7F5F" w:rsidP="00DB7283">
      <w:r>
        <w:t>Посмотрите на</w:t>
      </w:r>
      <w:r w:rsidRPr="000F7F5F">
        <w:t xml:space="preserve"> область предварительного просмотра </w:t>
      </w:r>
      <w:r>
        <w:t>и редактирования</w:t>
      </w:r>
      <w:r w:rsidRPr="000F7F5F">
        <w:t xml:space="preserve">, </w:t>
      </w:r>
      <w:r w:rsidR="00112438">
        <w:t>и увидите</w:t>
      </w:r>
      <w:r>
        <w:t xml:space="preserve"> область, для</w:t>
      </w:r>
      <w:r w:rsidR="00236575" w:rsidRPr="00236575">
        <w:t xml:space="preserve"> </w:t>
      </w:r>
      <w:r w:rsidR="00236575">
        <w:t>редактирования</w:t>
      </w:r>
      <w:r>
        <w:t xml:space="preserve"> кода </w:t>
      </w:r>
      <w:r>
        <w:rPr>
          <w:lang w:val="en-US"/>
        </w:rPr>
        <w:t>XAML</w:t>
      </w:r>
      <w:r w:rsidRPr="000F7F5F">
        <w:t>.</w:t>
      </w:r>
    </w:p>
    <w:p w:rsidR="000F7F5F" w:rsidRPr="00112438" w:rsidRDefault="00112438" w:rsidP="00DB7283">
      <w:r>
        <w:t xml:space="preserve">Не смотря на внешнее </w:t>
      </w:r>
      <w:r w:rsidR="00BA2432">
        <w:t>сходство,</w:t>
      </w:r>
      <w:r>
        <w:t xml:space="preserve"> технология </w:t>
      </w:r>
      <w:r w:rsidR="00BA2432">
        <w:rPr>
          <w:lang w:val="en-US"/>
        </w:rPr>
        <w:t>WinForms</w:t>
      </w:r>
      <w:r w:rsidR="00BA2432" w:rsidRPr="00112438">
        <w:t xml:space="preserve">  </w:t>
      </w:r>
      <w:r>
        <w:t xml:space="preserve">отличается от технологии </w:t>
      </w:r>
      <w:r>
        <w:rPr>
          <w:lang w:val="en-US"/>
        </w:rPr>
        <w:t>WPF</w:t>
      </w:r>
      <w:r w:rsidRPr="00112438">
        <w:t xml:space="preserve">. </w:t>
      </w:r>
      <w:r>
        <w:t xml:space="preserve">На </w:t>
      </w:r>
      <w:r>
        <w:rPr>
          <w:lang w:val="en-US"/>
        </w:rPr>
        <w:t>WinForms</w:t>
      </w:r>
      <w:r w:rsidRPr="00112438">
        <w:t xml:space="preserve">  </w:t>
      </w:r>
      <w:r w:rsidR="00BA2432">
        <w:t>программист,</w:t>
      </w:r>
      <w:r>
        <w:t xml:space="preserve"> как </w:t>
      </w:r>
      <w:r w:rsidR="00BA2432">
        <w:t>правило,</w:t>
      </w:r>
      <w:r>
        <w:t xml:space="preserve"> с помощью визуального конструктора определяет пользовательский интерфейс, при этом генерируется код в файле с расширением </w:t>
      </w:r>
      <w:r w:rsidRPr="00112438">
        <w:t>.</w:t>
      </w:r>
      <w:r>
        <w:rPr>
          <w:lang w:val="en-US"/>
        </w:rPr>
        <w:t>designer</w:t>
      </w:r>
      <w:r w:rsidRPr="00112438">
        <w:t xml:space="preserve">. </w:t>
      </w:r>
      <w:r w:rsidR="00BA2432">
        <w:t>Т</w:t>
      </w:r>
      <w:r>
        <w:t xml:space="preserve">аким образом, </w:t>
      </w:r>
      <w:r w:rsidR="00BA2432">
        <w:t xml:space="preserve">интерфейс </w:t>
      </w:r>
      <w:r>
        <w:t xml:space="preserve">определяется кодом на языке </w:t>
      </w:r>
      <w:r>
        <w:rPr>
          <w:lang w:val="en-US"/>
        </w:rPr>
        <w:t>C</w:t>
      </w:r>
      <w:r w:rsidRPr="00112438">
        <w:t xml:space="preserve">#. </w:t>
      </w:r>
      <w:r>
        <w:t xml:space="preserve">На </w:t>
      </w:r>
      <w:r>
        <w:rPr>
          <w:lang w:val="en-US"/>
        </w:rPr>
        <w:t>WPF</w:t>
      </w:r>
      <w:r w:rsidRPr="00112438">
        <w:t xml:space="preserve"> </w:t>
      </w:r>
      <w:r>
        <w:t xml:space="preserve">для этой цели есть язык </w:t>
      </w:r>
      <w:r>
        <w:rPr>
          <w:lang w:val="en-US"/>
        </w:rPr>
        <w:t>XAML</w:t>
      </w:r>
      <w:r w:rsidRPr="00112438">
        <w:t>.</w:t>
      </w:r>
    </w:p>
    <w:p w:rsidR="00112438" w:rsidRPr="00BA2432" w:rsidRDefault="00112438" w:rsidP="00DB7283">
      <w:proofErr w:type="gramStart"/>
      <w:r>
        <w:rPr>
          <w:lang w:val="en-US"/>
        </w:rPr>
        <w:t>XAML</w:t>
      </w:r>
      <w:r w:rsidRPr="00112438">
        <w:t xml:space="preserve"> </w:t>
      </w:r>
      <w:r>
        <w:t>или</w:t>
      </w:r>
      <w:r w:rsidRPr="00112438">
        <w:t xml:space="preserve"> </w:t>
      </w:r>
      <w:r w:rsidRPr="00112438">
        <w:rPr>
          <w:lang w:val="en-US"/>
        </w:rPr>
        <w:t>Extensible</w:t>
      </w:r>
      <w:r w:rsidRPr="00112438">
        <w:t xml:space="preserve"> </w:t>
      </w:r>
      <w:r w:rsidRPr="00112438">
        <w:rPr>
          <w:lang w:val="en-US"/>
        </w:rPr>
        <w:t>Application</w:t>
      </w:r>
      <w:r w:rsidRPr="00112438">
        <w:t xml:space="preserve"> </w:t>
      </w:r>
      <w:r w:rsidRPr="00112438">
        <w:rPr>
          <w:lang w:val="en-US"/>
        </w:rPr>
        <w:t>Markup</w:t>
      </w:r>
      <w:r w:rsidRPr="00112438">
        <w:t xml:space="preserve"> </w:t>
      </w:r>
      <w:r w:rsidRPr="00112438">
        <w:rPr>
          <w:lang w:val="en-US"/>
        </w:rPr>
        <w:t>Language</w:t>
      </w:r>
      <w:r w:rsidRPr="00112438">
        <w:t xml:space="preserve"> – </w:t>
      </w:r>
      <w:r>
        <w:t>это</w:t>
      </w:r>
      <w:r w:rsidRPr="00112438">
        <w:t xml:space="preserve"> </w:t>
      </w:r>
      <w:r>
        <w:t>язык</w:t>
      </w:r>
      <w:r w:rsidRPr="00112438">
        <w:t xml:space="preserve"> </w:t>
      </w:r>
      <w:r w:rsidR="00BA2432">
        <w:t>разметки,</w:t>
      </w:r>
      <w:r w:rsidR="00BA2432" w:rsidRPr="00112438">
        <w:t xml:space="preserve"> для</w:t>
      </w:r>
      <w:r>
        <w:t xml:space="preserve"> определения пользовательского интерфейса.</w:t>
      </w:r>
      <w:proofErr w:type="gramEnd"/>
      <w:r>
        <w:t xml:space="preserve"> </w:t>
      </w:r>
      <w:r w:rsidR="00BA2432">
        <w:t>X</w:t>
      </w:r>
      <w:r w:rsidR="00BA2432">
        <w:rPr>
          <w:lang w:val="en-US"/>
        </w:rPr>
        <w:t>AML</w:t>
      </w:r>
      <w:r w:rsidR="00BA2432" w:rsidRPr="00BA2432">
        <w:t xml:space="preserve"> </w:t>
      </w:r>
      <w:r w:rsidR="00BA2432">
        <w:t xml:space="preserve">разрабатывался на основе языка </w:t>
      </w:r>
      <w:r w:rsidR="00BA2432">
        <w:rPr>
          <w:lang w:val="en-US"/>
        </w:rPr>
        <w:t>XML</w:t>
      </w:r>
      <w:r w:rsidR="00595BDA">
        <w:t xml:space="preserve"> и внешне он очень на </w:t>
      </w:r>
      <w:r w:rsidR="00BA2432">
        <w:t>него похож, и благодаря которому у приложения появилось много новых возможностей, сделать более красивый дизайн, добавить 3</w:t>
      </w:r>
      <w:r w:rsidR="00BA2432">
        <w:rPr>
          <w:lang w:val="en-US"/>
        </w:rPr>
        <w:t>D</w:t>
      </w:r>
      <w:r w:rsidR="00BA2432">
        <w:t xml:space="preserve"> графику, а так же другие возможности. Но код, написанный на </w:t>
      </w:r>
      <w:r w:rsidR="00BA2432">
        <w:rPr>
          <w:lang w:val="en-US"/>
        </w:rPr>
        <w:t>C</w:t>
      </w:r>
      <w:r w:rsidR="00BA2432" w:rsidRPr="00BA2432">
        <w:t>#</w:t>
      </w:r>
      <w:r w:rsidR="00BA2432">
        <w:t>,</w:t>
      </w:r>
      <w:r w:rsidR="00BA2432" w:rsidRPr="00BA2432">
        <w:t xml:space="preserve"> </w:t>
      </w:r>
      <w:r w:rsidR="00BA2432">
        <w:t xml:space="preserve">практически не отличается, если бы вы делали приложение на </w:t>
      </w:r>
      <w:r w:rsidR="00BA2432">
        <w:rPr>
          <w:lang w:val="en-US"/>
        </w:rPr>
        <w:t>WinForms</w:t>
      </w:r>
      <w:r w:rsidR="00BA2432" w:rsidRPr="00BA2432">
        <w:t xml:space="preserve">. </w:t>
      </w:r>
    </w:p>
    <w:p w:rsidR="000F7F5F" w:rsidRPr="00112438" w:rsidRDefault="000F7F5F" w:rsidP="00DB7283"/>
    <w:p w:rsidR="00A92103" w:rsidRPr="00A63678" w:rsidRDefault="001B1903" w:rsidP="009336D2">
      <w:pPr>
        <w:pStyle w:val="Heading2"/>
        <w:rPr>
          <w:b/>
        </w:rPr>
      </w:pPr>
      <w:bookmarkStart w:id="23" w:name="_k2m9izuaozd0" w:colFirst="0" w:colLast="0"/>
      <w:bookmarkStart w:id="24" w:name="_Toc467090857"/>
      <w:bookmarkEnd w:id="23"/>
      <w:r w:rsidRPr="00A63678">
        <w:t xml:space="preserve">Знакомсво с </w:t>
      </w:r>
      <w:r w:rsidRPr="00A63678">
        <w:rPr>
          <w:lang w:val="en-US"/>
        </w:rPr>
        <w:t>XAML</w:t>
      </w:r>
      <w:bookmarkEnd w:id="24"/>
    </w:p>
    <w:p w:rsidR="001B1903" w:rsidRPr="001B1903" w:rsidRDefault="001B1903" w:rsidP="001B1903">
      <w:pPr>
        <w:pStyle w:val="Normal1"/>
      </w:pPr>
      <w:r>
        <w:t xml:space="preserve">Язык </w:t>
      </w:r>
      <w:r>
        <w:rPr>
          <w:lang w:val="en-US"/>
        </w:rPr>
        <w:t>XAML</w:t>
      </w:r>
      <w:r>
        <w:t xml:space="preserve"> покажется вам простым, если вы знакомы с языком </w:t>
      </w:r>
      <w:r>
        <w:rPr>
          <w:lang w:val="en-US"/>
        </w:rPr>
        <w:t>XML</w:t>
      </w:r>
      <w:r>
        <w:t xml:space="preserve">, так как синтаксис этих языков практически совпадает. </w:t>
      </w:r>
    </w:p>
    <w:tbl>
      <w:tblPr>
        <w:tblStyle w:val="a0"/>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A92103">
        <w:tc>
          <w:tcPr>
            <w:tcW w:w="9638" w:type="dxa"/>
            <w:shd w:val="clear" w:color="auto" w:fill="EFEFEF"/>
            <w:tcMar>
              <w:top w:w="100" w:type="dxa"/>
              <w:left w:w="100" w:type="dxa"/>
              <w:bottom w:w="100" w:type="dxa"/>
              <w:right w:w="100" w:type="dxa"/>
            </w:tcMar>
            <w:vAlign w:val="center"/>
          </w:tcPr>
          <w:p w:rsidR="001B1903" w:rsidRPr="001B1903" w:rsidRDefault="001B1903" w:rsidP="00DB7283">
            <w:pPr>
              <w:rPr>
                <w:lang w:val="en-US"/>
              </w:rPr>
            </w:pPr>
            <w:r w:rsidRPr="001B1903">
              <w:rPr>
                <w:lang w:val="en-US"/>
              </w:rPr>
              <w:t>&lt;</w:t>
            </w:r>
            <w:r w:rsidRPr="001B1903">
              <w:rPr>
                <w:color w:val="A31515"/>
                <w:lang w:val="en-US"/>
              </w:rPr>
              <w:t>Window</w:t>
            </w:r>
            <w:r w:rsidRPr="001B1903">
              <w:rPr>
                <w:color w:val="FF0000"/>
                <w:lang w:val="en-US"/>
              </w:rPr>
              <w:t xml:space="preserve"> x</w:t>
            </w:r>
            <w:r w:rsidRPr="001B1903">
              <w:rPr>
                <w:lang w:val="en-US"/>
              </w:rPr>
              <w:t>:</w:t>
            </w:r>
            <w:r w:rsidRPr="001B1903">
              <w:rPr>
                <w:color w:val="FF0000"/>
                <w:lang w:val="en-US"/>
              </w:rPr>
              <w:t>Class</w:t>
            </w:r>
            <w:r w:rsidRPr="001B1903">
              <w:rPr>
                <w:lang w:val="en-US"/>
              </w:rPr>
              <w:t>="WpfTestMailSender.WpfMailSender"</w:t>
            </w:r>
          </w:p>
          <w:p w:rsidR="001B1903" w:rsidRPr="001B1903" w:rsidRDefault="001B1903" w:rsidP="00DB7283">
            <w:pPr>
              <w:rPr>
                <w:lang w:val="en-US"/>
              </w:rPr>
            </w:pPr>
            <w:r w:rsidRPr="001B1903">
              <w:rPr>
                <w:lang w:val="en-US"/>
              </w:rPr>
              <w:t xml:space="preserve">       </w:t>
            </w:r>
            <w:r w:rsidRPr="001B1903">
              <w:rPr>
                <w:color w:val="FF0000"/>
                <w:lang w:val="en-US"/>
              </w:rPr>
              <w:t xml:space="preserve"> xmlns</w:t>
            </w:r>
            <w:r w:rsidRPr="001B1903">
              <w:rPr>
                <w:color w:val="0000FF"/>
                <w:lang w:val="en-US"/>
              </w:rPr>
              <w:t>="http://schemas.microsoft.com/winfx/2006/xaml/presentation"</w:t>
            </w:r>
          </w:p>
          <w:p w:rsidR="001B1903" w:rsidRPr="001B1903" w:rsidRDefault="001B1903" w:rsidP="00DB7283">
            <w:pPr>
              <w:rPr>
                <w:lang w:val="en-US"/>
              </w:rPr>
            </w:pPr>
            <w:r w:rsidRPr="001B1903">
              <w:rPr>
                <w:lang w:val="en-US"/>
              </w:rPr>
              <w:t xml:space="preserve">       </w:t>
            </w:r>
            <w:r w:rsidRPr="001B1903">
              <w:rPr>
                <w:color w:val="FF0000"/>
                <w:lang w:val="en-US"/>
              </w:rPr>
              <w:t xml:space="preserve"> xmlns</w:t>
            </w:r>
            <w:r w:rsidRPr="001B1903">
              <w:rPr>
                <w:color w:val="0000FF"/>
                <w:lang w:val="en-US"/>
              </w:rPr>
              <w:t>:</w:t>
            </w:r>
            <w:r w:rsidRPr="001B1903">
              <w:rPr>
                <w:color w:val="FF0000"/>
                <w:lang w:val="en-US"/>
              </w:rPr>
              <w:t>x</w:t>
            </w:r>
            <w:r w:rsidRPr="001B1903">
              <w:rPr>
                <w:color w:val="0000FF"/>
                <w:lang w:val="en-US"/>
              </w:rPr>
              <w:t>="http://schemas.microsoft.com/winfx/2006/xaml"</w:t>
            </w:r>
          </w:p>
          <w:p w:rsidR="001B1903" w:rsidRPr="001B1903" w:rsidRDefault="001B1903" w:rsidP="00DB7283">
            <w:pPr>
              <w:rPr>
                <w:lang w:val="en-US"/>
              </w:rPr>
            </w:pPr>
            <w:r w:rsidRPr="001B1903">
              <w:rPr>
                <w:lang w:val="en-US"/>
              </w:rPr>
              <w:t xml:space="preserve">       </w:t>
            </w:r>
            <w:r w:rsidRPr="001B1903">
              <w:rPr>
                <w:color w:val="FF0000"/>
                <w:lang w:val="en-US"/>
              </w:rPr>
              <w:t xml:space="preserve"> xmlns</w:t>
            </w:r>
            <w:r w:rsidRPr="001B1903">
              <w:rPr>
                <w:color w:val="0000FF"/>
                <w:lang w:val="en-US"/>
              </w:rPr>
              <w:t>:</w:t>
            </w:r>
            <w:r w:rsidRPr="001B1903">
              <w:rPr>
                <w:color w:val="FF0000"/>
                <w:lang w:val="en-US"/>
              </w:rPr>
              <w:t>d</w:t>
            </w:r>
            <w:r w:rsidRPr="001B1903">
              <w:rPr>
                <w:color w:val="0000FF"/>
                <w:lang w:val="en-US"/>
              </w:rPr>
              <w:t>="http://schemas.microsoft.com/expression/blend/2008"</w:t>
            </w:r>
          </w:p>
          <w:p w:rsidR="001B1903" w:rsidRPr="001B1903" w:rsidRDefault="001B1903" w:rsidP="00DB7283">
            <w:pPr>
              <w:rPr>
                <w:lang w:val="en-US"/>
              </w:rPr>
            </w:pPr>
            <w:r w:rsidRPr="001B1903">
              <w:rPr>
                <w:lang w:val="en-US"/>
              </w:rPr>
              <w:lastRenderedPageBreak/>
              <w:t xml:space="preserve">       </w:t>
            </w:r>
            <w:r w:rsidRPr="001B1903">
              <w:rPr>
                <w:color w:val="FF0000"/>
                <w:lang w:val="en-US"/>
              </w:rPr>
              <w:t xml:space="preserve"> xmlns</w:t>
            </w:r>
            <w:r w:rsidRPr="001B1903">
              <w:rPr>
                <w:color w:val="0000FF"/>
                <w:lang w:val="en-US"/>
              </w:rPr>
              <w:t>:</w:t>
            </w:r>
            <w:r w:rsidRPr="001B1903">
              <w:rPr>
                <w:color w:val="FF0000"/>
                <w:lang w:val="en-US"/>
              </w:rPr>
              <w:t>mc</w:t>
            </w:r>
            <w:r w:rsidRPr="001B1903">
              <w:rPr>
                <w:color w:val="0000FF"/>
                <w:lang w:val="en-US"/>
              </w:rPr>
              <w:t>="http://schemas.openxmlformats.org/markup-compatibility/2006"</w:t>
            </w:r>
          </w:p>
          <w:p w:rsidR="001B1903" w:rsidRPr="001B1903" w:rsidRDefault="001B1903" w:rsidP="00DB7283">
            <w:pPr>
              <w:rPr>
                <w:lang w:val="en-US"/>
              </w:rPr>
            </w:pPr>
            <w:r w:rsidRPr="001B1903">
              <w:rPr>
                <w:lang w:val="en-US"/>
              </w:rPr>
              <w:t xml:space="preserve">        xmlns</w:t>
            </w:r>
            <w:r w:rsidRPr="001B1903">
              <w:rPr>
                <w:color w:val="0000FF"/>
                <w:lang w:val="en-US"/>
              </w:rPr>
              <w:t>:</w:t>
            </w:r>
            <w:r w:rsidRPr="001B1903">
              <w:rPr>
                <w:lang w:val="en-US"/>
              </w:rPr>
              <w:t>local</w:t>
            </w:r>
            <w:r w:rsidRPr="001B1903">
              <w:rPr>
                <w:color w:val="0000FF"/>
                <w:lang w:val="en-US"/>
              </w:rPr>
              <w:t>="clr-namespace:WpfTestMailSender"</w:t>
            </w:r>
          </w:p>
          <w:p w:rsidR="001B1903" w:rsidRPr="001B1903" w:rsidRDefault="001B1903" w:rsidP="00DB7283">
            <w:pPr>
              <w:rPr>
                <w:lang w:val="en-US"/>
              </w:rPr>
            </w:pPr>
            <w:r w:rsidRPr="001B1903">
              <w:rPr>
                <w:lang w:val="en-US"/>
              </w:rPr>
              <w:t xml:space="preserve">        mc</w:t>
            </w:r>
            <w:r w:rsidRPr="001B1903">
              <w:rPr>
                <w:color w:val="0000FF"/>
                <w:lang w:val="en-US"/>
              </w:rPr>
              <w:t>:</w:t>
            </w:r>
            <w:r w:rsidRPr="001B1903">
              <w:rPr>
                <w:lang w:val="en-US"/>
              </w:rPr>
              <w:t>Ignorable</w:t>
            </w:r>
            <w:r w:rsidRPr="001B1903">
              <w:rPr>
                <w:color w:val="0000FF"/>
                <w:lang w:val="en-US"/>
              </w:rPr>
              <w:t>="d"</w:t>
            </w:r>
          </w:p>
          <w:p w:rsidR="001B1903" w:rsidRPr="001B1903" w:rsidRDefault="001B1903" w:rsidP="00DB7283">
            <w:pPr>
              <w:rPr>
                <w:lang w:val="en-US"/>
              </w:rPr>
            </w:pPr>
            <w:r w:rsidRPr="001B1903">
              <w:rPr>
                <w:lang w:val="en-US"/>
              </w:rPr>
              <w:t xml:space="preserve">        Title</w:t>
            </w:r>
            <w:r w:rsidRPr="001B1903">
              <w:rPr>
                <w:color w:val="0000FF"/>
                <w:lang w:val="en-US"/>
              </w:rPr>
              <w:t>="MainWindow"</w:t>
            </w:r>
            <w:r w:rsidRPr="001B1903">
              <w:rPr>
                <w:lang w:val="en-US"/>
              </w:rPr>
              <w:t xml:space="preserve"> Height</w:t>
            </w:r>
            <w:r w:rsidRPr="001B1903">
              <w:rPr>
                <w:color w:val="0000FF"/>
                <w:lang w:val="en-US"/>
              </w:rPr>
              <w:t>="350"</w:t>
            </w:r>
            <w:r w:rsidRPr="001B1903">
              <w:rPr>
                <w:lang w:val="en-US"/>
              </w:rPr>
              <w:t xml:space="preserve"> Width</w:t>
            </w:r>
            <w:r w:rsidRPr="001B1903">
              <w:rPr>
                <w:color w:val="0000FF"/>
                <w:lang w:val="en-US"/>
              </w:rPr>
              <w:t>="525"&gt;</w:t>
            </w:r>
          </w:p>
          <w:p w:rsidR="001B1903" w:rsidRDefault="001B1903" w:rsidP="00DB7283">
            <w:r w:rsidRPr="001B1903">
              <w:rPr>
                <w:lang w:val="en-US"/>
              </w:rPr>
              <w:t xml:space="preserve">    </w:t>
            </w:r>
            <w:r>
              <w:rPr>
                <w:color w:val="0000FF"/>
              </w:rPr>
              <w:t>&lt;</w:t>
            </w:r>
            <w:r>
              <w:rPr>
                <w:color w:val="A31515"/>
              </w:rPr>
              <w:t>Grid</w:t>
            </w:r>
            <w:r>
              <w:rPr>
                <w:color w:val="0000FF"/>
              </w:rPr>
              <w:t>&gt;</w:t>
            </w:r>
          </w:p>
          <w:p w:rsidR="001B1903" w:rsidRDefault="001B1903" w:rsidP="00DB7283">
            <w:r>
              <w:t xml:space="preserve">        </w:t>
            </w:r>
          </w:p>
          <w:p w:rsidR="00FB33A4" w:rsidRDefault="001B1903" w:rsidP="00FB33A4">
            <w:pPr>
              <w:rPr>
                <w:color w:val="0000FF"/>
              </w:rPr>
            </w:pPr>
            <w:r>
              <w:t xml:space="preserve">    </w:t>
            </w:r>
            <w:r>
              <w:rPr>
                <w:color w:val="0000FF"/>
              </w:rPr>
              <w:t>&lt;/</w:t>
            </w:r>
            <w:r>
              <w:rPr>
                <w:color w:val="A31515"/>
              </w:rPr>
              <w:t>Grid</w:t>
            </w:r>
            <w:r>
              <w:rPr>
                <w:color w:val="0000FF"/>
              </w:rPr>
              <w:t>&gt;</w:t>
            </w:r>
          </w:p>
          <w:p w:rsidR="00A92103" w:rsidRDefault="001B1903" w:rsidP="00FB33A4">
            <w:r>
              <w:rPr>
                <w:color w:val="0000FF"/>
              </w:rPr>
              <w:t>&lt;/</w:t>
            </w:r>
            <w:r>
              <w:t>Window</w:t>
            </w:r>
            <w:r>
              <w:rPr>
                <w:color w:val="0000FF"/>
              </w:rPr>
              <w:t>&gt;</w:t>
            </w:r>
          </w:p>
        </w:tc>
      </w:tr>
    </w:tbl>
    <w:p w:rsidR="00A92103" w:rsidRDefault="001B1903" w:rsidP="00FB33A4">
      <w:pPr>
        <w:pStyle w:val="Normal1"/>
        <w:spacing w:before="0" w:after="0"/>
      </w:pPr>
      <w:r>
        <w:lastRenderedPageBreak/>
        <w:t xml:space="preserve">Выше </w:t>
      </w:r>
      <w:r>
        <w:rPr>
          <w:lang w:val="en-US"/>
        </w:rPr>
        <w:t>XAML</w:t>
      </w:r>
      <w:r w:rsidRPr="001B1903">
        <w:t xml:space="preserve"> </w:t>
      </w:r>
      <w:r w:rsidR="004D71C5">
        <w:t>код,</w:t>
      </w:r>
      <w:r>
        <w:t xml:space="preserve"> который студия создала автоматички при создании проекта</w:t>
      </w:r>
      <w:r w:rsidR="004D71C5">
        <w:t>.</w:t>
      </w:r>
      <w:r>
        <w:t xml:space="preserve"> </w:t>
      </w:r>
      <w:r w:rsidR="004D71C5">
        <w:t>Единственное,</w:t>
      </w:r>
      <w:r>
        <w:t xml:space="preserve"> что мы сделали</w:t>
      </w:r>
      <w:r w:rsidR="004D71C5">
        <w:t>,</w:t>
      </w:r>
      <w:r>
        <w:t xml:space="preserve"> это заменили название класса основного окна </w:t>
      </w:r>
      <w:r>
        <w:rPr>
          <w:lang w:val="en-US"/>
        </w:rPr>
        <w:t>MainWindow</w:t>
      </w:r>
      <w:r w:rsidRPr="001B1903">
        <w:t xml:space="preserve"> </w:t>
      </w:r>
      <w:r>
        <w:t xml:space="preserve">на </w:t>
      </w:r>
      <w:r w:rsidRPr="001B1903">
        <w:rPr>
          <w:color w:val="auto"/>
          <w:lang w:val="en-US"/>
        </w:rPr>
        <w:t>WpfMailSender</w:t>
      </w:r>
      <w:r>
        <w:t xml:space="preserve">. </w:t>
      </w:r>
    </w:p>
    <w:p w:rsidR="00CA76E4" w:rsidRPr="00CA76E4" w:rsidRDefault="004D71C5" w:rsidP="001B1903">
      <w:pPr>
        <w:pStyle w:val="Normal1"/>
      </w:pPr>
      <w:proofErr w:type="gramStart"/>
      <w:r>
        <w:rPr>
          <w:lang w:val="en-US"/>
        </w:rPr>
        <w:t>XAML</w:t>
      </w:r>
      <w:r w:rsidRPr="004D71C5">
        <w:t xml:space="preserve"> </w:t>
      </w:r>
      <w:r>
        <w:t xml:space="preserve">может иметь только один корневой узел, в данном случае это </w:t>
      </w:r>
      <w:r>
        <w:rPr>
          <w:lang w:val="en-US"/>
        </w:rPr>
        <w:t>Window</w:t>
      </w:r>
      <w:r w:rsidRPr="004D71C5">
        <w:t>.</w:t>
      </w:r>
      <w:proofErr w:type="gramEnd"/>
      <w:r w:rsidRPr="004D71C5">
        <w:t xml:space="preserve"> </w:t>
      </w:r>
      <w:r>
        <w:t xml:space="preserve">Элемент, который в нем содержится это </w:t>
      </w:r>
      <w:r>
        <w:rPr>
          <w:lang w:val="en-US"/>
        </w:rPr>
        <w:t>Grid</w:t>
      </w:r>
      <w:r w:rsidRPr="004D71C5">
        <w:t xml:space="preserve">, </w:t>
      </w:r>
      <w:r>
        <w:t xml:space="preserve">в принципе в </w:t>
      </w:r>
      <w:r>
        <w:rPr>
          <w:lang w:val="en-US"/>
        </w:rPr>
        <w:t>XAML</w:t>
      </w:r>
      <w:r>
        <w:t xml:space="preserve"> элементы вкладываются в корневой элемент и друг, в друга определяя, как выглядит пользовательский интерфейс и что в нём содержится. Наименовани</w:t>
      </w:r>
      <w:r w:rsidR="00EE7BF0">
        <w:t>я атрибутов и элементов зависимы</w:t>
      </w:r>
      <w:r>
        <w:t xml:space="preserve"> от регистра. Каждому элементу </w:t>
      </w:r>
      <w:r>
        <w:rPr>
          <w:lang w:val="en-US"/>
        </w:rPr>
        <w:t>XAML</w:t>
      </w:r>
      <w:r>
        <w:t xml:space="preserve"> соответствует класс </w:t>
      </w:r>
      <w:r w:rsidRPr="00EE7BF0">
        <w:t>.</w:t>
      </w:r>
      <w:r>
        <w:rPr>
          <w:lang w:val="en-US"/>
        </w:rPr>
        <w:t>NET</w:t>
      </w:r>
      <w:r w:rsidR="00EE7BF0">
        <w:t xml:space="preserve">, а атрибутам события или свойства этого класса. Атрибут </w:t>
      </w:r>
      <w:r w:rsidR="00EE7BF0">
        <w:rPr>
          <w:lang w:val="en-US"/>
        </w:rPr>
        <w:t>x</w:t>
      </w:r>
      <w:r w:rsidR="00EE7BF0" w:rsidRPr="00EE7BF0">
        <w:t>:</w:t>
      </w:r>
      <w:r w:rsidR="00EE7BF0">
        <w:rPr>
          <w:lang w:val="en-US"/>
        </w:rPr>
        <w:t>Class</w:t>
      </w:r>
      <w:r w:rsidR="00EE7BF0" w:rsidRPr="00EE7BF0">
        <w:t xml:space="preserve"> </w:t>
      </w:r>
      <w:r w:rsidR="00EE7BF0">
        <w:t xml:space="preserve">содержит название класса, который соответствует корневому узлу. Корневой узел, содержит различные свойства </w:t>
      </w:r>
      <w:r w:rsidR="00EE7BF0">
        <w:rPr>
          <w:lang w:val="en-US"/>
        </w:rPr>
        <w:t>Height</w:t>
      </w:r>
      <w:r w:rsidR="00EE7BF0" w:rsidRPr="00EE7BF0">
        <w:t xml:space="preserve">, </w:t>
      </w:r>
      <w:r w:rsidR="00EE7BF0">
        <w:rPr>
          <w:lang w:val="en-US"/>
        </w:rPr>
        <w:t>Width</w:t>
      </w:r>
      <w:r w:rsidR="00EE7BF0" w:rsidRPr="00EE7BF0">
        <w:t xml:space="preserve">, </w:t>
      </w:r>
      <w:r w:rsidR="00EE7BF0">
        <w:rPr>
          <w:lang w:val="en-US"/>
        </w:rPr>
        <w:t>Title</w:t>
      </w:r>
      <w:r w:rsidR="00EE7BF0" w:rsidRPr="00EE7BF0">
        <w:t xml:space="preserve"> </w:t>
      </w:r>
      <w:r w:rsidR="00EE7BF0">
        <w:t>и префиксы пространств имен. Про</w:t>
      </w:r>
      <w:r w:rsidR="00CA76E4">
        <w:t xml:space="preserve">странства имен объявлены атрибутом </w:t>
      </w:r>
      <w:r w:rsidR="00CA76E4">
        <w:rPr>
          <w:lang w:val="en-US"/>
        </w:rPr>
        <w:t>xmlns</w:t>
      </w:r>
      <w:r w:rsidR="00CA76E4" w:rsidRPr="00CA76E4">
        <w:t xml:space="preserve"> </w:t>
      </w:r>
      <w:r w:rsidR="00CA76E4">
        <w:t xml:space="preserve">и соответствуют определению пространств имен в </w:t>
      </w:r>
      <w:r w:rsidR="00CA76E4" w:rsidRPr="00CA76E4">
        <w:t>.</w:t>
      </w:r>
      <w:r w:rsidR="00CA76E4">
        <w:rPr>
          <w:lang w:val="en-US"/>
        </w:rPr>
        <w:t>cs</w:t>
      </w:r>
      <w:r w:rsidR="00CA76E4" w:rsidRPr="00CA76E4">
        <w:t xml:space="preserve"> </w:t>
      </w:r>
      <w:r w:rsidR="00CA76E4">
        <w:t xml:space="preserve">файлых при помощи </w:t>
      </w:r>
      <w:r w:rsidR="00CA76E4">
        <w:rPr>
          <w:lang w:val="en-US"/>
        </w:rPr>
        <w:t>using</w:t>
      </w:r>
      <w:r w:rsidR="00CA76E4">
        <w:t xml:space="preserve">. </w:t>
      </w:r>
    </w:p>
    <w:p w:rsidR="00A92103" w:rsidRPr="009336D2" w:rsidRDefault="006E1FB5" w:rsidP="009336D2">
      <w:pPr>
        <w:pStyle w:val="Heading2"/>
      </w:pPr>
      <w:bookmarkStart w:id="25" w:name="_bt9jl8bywodg" w:colFirst="0" w:colLast="0"/>
      <w:bookmarkStart w:id="26" w:name="_Toc467090858"/>
      <w:bookmarkEnd w:id="25"/>
      <w:r w:rsidRPr="009336D2">
        <w:t>Знакомство с контролами WPF.</w:t>
      </w:r>
      <w:bookmarkEnd w:id="26"/>
    </w:p>
    <w:p w:rsidR="006E1FB5" w:rsidRDefault="006E1FB5" w:rsidP="001B1903">
      <w:pPr>
        <w:pStyle w:val="Normal1"/>
      </w:pPr>
      <w:r>
        <w:t xml:space="preserve">Пришло время поместить кнопку </w:t>
      </w:r>
      <w:r w:rsidRPr="006E1FB5">
        <w:t>(</w:t>
      </w:r>
      <w:r>
        <w:rPr>
          <w:lang w:val="en-US"/>
        </w:rPr>
        <w:t>button</w:t>
      </w:r>
      <w:r w:rsidRPr="006E1FB5">
        <w:t xml:space="preserve">) </w:t>
      </w:r>
      <w:r>
        <w:t>на форму нашего приложения, определить метод по событию нажатия этой кнопки и поместить код, который рассылает письма</w:t>
      </w:r>
      <w:r w:rsidR="00321B17">
        <w:t>,</w:t>
      </w:r>
      <w:r>
        <w:t xml:space="preserve"> в тело этого метода.</w:t>
      </w:r>
    </w:p>
    <w:p w:rsidR="00AB4631" w:rsidRDefault="00AB4631" w:rsidP="001B1903">
      <w:pPr>
        <w:pStyle w:val="Normal1"/>
      </w:pPr>
      <w:r>
        <w:t>Поместим кнопку на наш проект</w:t>
      </w:r>
    </w:p>
    <w:p w:rsidR="00AB4631" w:rsidRDefault="00AB4631" w:rsidP="001B1903">
      <w:pPr>
        <w:pStyle w:val="Normal1"/>
      </w:pPr>
      <w:r>
        <w:rPr>
          <w:noProof/>
        </w:rPr>
        <w:drawing>
          <wp:inline distT="0" distB="0" distL="0" distR="0">
            <wp:extent cx="2600023" cy="158381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2600752" cy="1584260"/>
                    </a:xfrm>
                    <a:prstGeom prst="rect">
                      <a:avLst/>
                    </a:prstGeom>
                    <a:noFill/>
                    <a:ln w="9525">
                      <a:noFill/>
                      <a:miter lim="800000"/>
                      <a:headEnd/>
                      <a:tailEnd/>
                    </a:ln>
                  </pic:spPr>
                </pic:pic>
              </a:graphicData>
            </a:graphic>
          </wp:inline>
        </w:drawing>
      </w:r>
    </w:p>
    <w:p w:rsidR="00AB4631" w:rsidRPr="00340347" w:rsidRDefault="00AB4631" w:rsidP="001B1903">
      <w:pPr>
        <w:pStyle w:val="Normal1"/>
      </w:pPr>
      <w:r>
        <w:t xml:space="preserve">Заходим в </w:t>
      </w:r>
      <w:r>
        <w:rPr>
          <w:lang w:val="en-US"/>
        </w:rPr>
        <w:t>Property</w:t>
      </w:r>
      <w:r w:rsidRPr="00AB4631">
        <w:t xml:space="preserve"> </w:t>
      </w:r>
      <w:r>
        <w:t xml:space="preserve">и видим, что свойства </w:t>
      </w:r>
      <w:r>
        <w:rPr>
          <w:lang w:val="en-US"/>
        </w:rPr>
        <w:t>Text</w:t>
      </w:r>
      <w:r w:rsidRPr="00AB4631">
        <w:t xml:space="preserve"> </w:t>
      </w:r>
      <w:r>
        <w:t xml:space="preserve">у кнопки нет, вместо него есть свойство </w:t>
      </w:r>
      <w:r>
        <w:rPr>
          <w:lang w:val="en-US"/>
        </w:rPr>
        <w:t>Content</w:t>
      </w:r>
      <w:r w:rsidRPr="00AB4631">
        <w:t xml:space="preserve">. </w:t>
      </w:r>
      <w:r>
        <w:t xml:space="preserve">Свойство </w:t>
      </w:r>
      <w:r>
        <w:rPr>
          <w:lang w:val="en-US"/>
        </w:rPr>
        <w:t>Name</w:t>
      </w:r>
      <w:r w:rsidRPr="00AB4631">
        <w:t xml:space="preserve"> </w:t>
      </w:r>
      <w:r>
        <w:t xml:space="preserve">осталось и также находится на самом верху. Заменим </w:t>
      </w:r>
      <w:r w:rsidR="0080640A">
        <w:t>наименование</w:t>
      </w:r>
      <w:r>
        <w:t xml:space="preserve"> контрола</w:t>
      </w:r>
      <w:r w:rsidR="0080640A">
        <w:t xml:space="preserve"> (свойство </w:t>
      </w:r>
      <w:r w:rsidR="0080640A">
        <w:rPr>
          <w:lang w:val="en-US"/>
        </w:rPr>
        <w:t>Name</w:t>
      </w:r>
      <w:r w:rsidR="0080640A" w:rsidRPr="0080640A">
        <w:t>)</w:t>
      </w:r>
      <w:r>
        <w:t xml:space="preserve"> с </w:t>
      </w:r>
      <w:r w:rsidR="0080640A">
        <w:t>«</w:t>
      </w:r>
      <w:r>
        <w:rPr>
          <w:lang w:val="en-US"/>
        </w:rPr>
        <w:t>Button</w:t>
      </w:r>
      <w:r w:rsidR="0080640A">
        <w:t>»</w:t>
      </w:r>
      <w:r w:rsidRPr="00AB4631">
        <w:t>,</w:t>
      </w:r>
      <w:r>
        <w:t xml:space="preserve"> на </w:t>
      </w:r>
      <w:r w:rsidR="0080640A">
        <w:t>«</w:t>
      </w:r>
      <w:r>
        <w:rPr>
          <w:lang w:val="en-US"/>
        </w:rPr>
        <w:t>btnSendEmail</w:t>
      </w:r>
      <w:r w:rsidR="0080640A">
        <w:t>»</w:t>
      </w:r>
      <w:r w:rsidRPr="00AB4631">
        <w:t xml:space="preserve">. </w:t>
      </w:r>
      <w:r>
        <w:t>Что бы было понятнее разбираться с нашей программой, придумываем наименование контролам таким образом</w:t>
      </w:r>
      <w:r w:rsidR="0080640A" w:rsidRPr="0080640A">
        <w:t xml:space="preserve"> -</w:t>
      </w:r>
      <w:r>
        <w:t xml:space="preserve"> вначале идет краткое обозначение контрола, для кнопки это </w:t>
      </w:r>
      <w:r>
        <w:rPr>
          <w:lang w:val="en-US"/>
        </w:rPr>
        <w:t>btn</w:t>
      </w:r>
      <w:r>
        <w:t xml:space="preserve">, затем, что он делает, каждое слово начинается с больших букв, без пробелов и подчеркиваний. </w:t>
      </w:r>
    </w:p>
    <w:p w:rsidR="0080640A" w:rsidRDefault="0080640A" w:rsidP="001B1903">
      <w:pPr>
        <w:pStyle w:val="Normal1"/>
      </w:pPr>
      <w:r>
        <w:t xml:space="preserve">Теперь заменим надпись на кнопке (свойство </w:t>
      </w:r>
      <w:r>
        <w:rPr>
          <w:lang w:val="en-US"/>
        </w:rPr>
        <w:t>Content</w:t>
      </w:r>
      <w:r>
        <w:t>) с «</w:t>
      </w:r>
      <w:r>
        <w:rPr>
          <w:lang w:val="en-US"/>
        </w:rPr>
        <w:t>Button</w:t>
      </w:r>
      <w:r>
        <w:t>»</w:t>
      </w:r>
      <w:r w:rsidRPr="0080640A">
        <w:t xml:space="preserve"> </w:t>
      </w:r>
      <w:r>
        <w:t xml:space="preserve">на «Отправить </w:t>
      </w:r>
      <w:r>
        <w:rPr>
          <w:lang w:val="en-US"/>
        </w:rPr>
        <w:t>email</w:t>
      </w:r>
      <w:r>
        <w:t>».</w:t>
      </w:r>
    </w:p>
    <w:p w:rsidR="000028F5" w:rsidRDefault="0080640A" w:rsidP="001B1903">
      <w:pPr>
        <w:pStyle w:val="Normal1"/>
      </w:pPr>
      <w:r>
        <w:rPr>
          <w:noProof/>
        </w:rPr>
        <w:drawing>
          <wp:inline distT="0" distB="0" distL="0" distR="0">
            <wp:extent cx="2078691" cy="136754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2080326" cy="1368617"/>
                    </a:xfrm>
                    <a:prstGeom prst="rect">
                      <a:avLst/>
                    </a:prstGeom>
                    <a:noFill/>
                    <a:ln w="9525">
                      <a:noFill/>
                      <a:miter lim="800000"/>
                      <a:headEnd/>
                      <a:tailEnd/>
                    </a:ln>
                  </pic:spPr>
                </pic:pic>
              </a:graphicData>
            </a:graphic>
          </wp:inline>
        </w:drawing>
      </w:r>
      <w:r>
        <w:t xml:space="preserve"> </w:t>
      </w:r>
    </w:p>
    <w:p w:rsidR="0080640A" w:rsidRPr="0080640A" w:rsidRDefault="0080640A" w:rsidP="000028F5">
      <w:pPr>
        <w:pStyle w:val="Normal1"/>
        <w:spacing w:after="0"/>
      </w:pPr>
      <w:r>
        <w:t xml:space="preserve">Теперь посмотрите </w:t>
      </w:r>
      <w:r w:rsidR="000028F5">
        <w:t>на</w:t>
      </w:r>
      <w:r>
        <w:t xml:space="preserve"> </w:t>
      </w:r>
      <w:r>
        <w:rPr>
          <w:lang w:val="en-US"/>
        </w:rPr>
        <w:t>XAML</w:t>
      </w:r>
      <w:r w:rsidRPr="0080640A">
        <w:t xml:space="preserve"> </w:t>
      </w:r>
      <w:r>
        <w:t xml:space="preserve">код, внутри элемента </w:t>
      </w:r>
      <w:r>
        <w:rPr>
          <w:lang w:val="en-US"/>
        </w:rPr>
        <w:t>Grid</w:t>
      </w:r>
      <w:r>
        <w:t xml:space="preserve">, появился элемент </w:t>
      </w:r>
      <w:r>
        <w:rPr>
          <w:lang w:val="en-US"/>
        </w:rPr>
        <w:t>Button</w:t>
      </w:r>
      <w:r w:rsidRPr="0080640A">
        <w:t>.</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80640A"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80640A" w:rsidRPr="0080640A" w:rsidRDefault="0080640A" w:rsidP="00DB7283">
            <w:pPr>
              <w:rPr>
                <w:lang w:val="en-US"/>
              </w:rPr>
            </w:pPr>
            <w:r w:rsidRPr="00FB33A4">
              <w:t xml:space="preserve">    </w:t>
            </w:r>
            <w:r w:rsidRPr="0080640A">
              <w:rPr>
                <w:color w:val="0000FF"/>
                <w:lang w:val="en-US"/>
              </w:rPr>
              <w:t>&lt;</w:t>
            </w:r>
            <w:r w:rsidRPr="0080640A">
              <w:rPr>
                <w:color w:val="A31515"/>
                <w:lang w:val="en-US"/>
              </w:rPr>
              <w:t>Grid</w:t>
            </w:r>
            <w:r w:rsidRPr="0080640A">
              <w:rPr>
                <w:color w:val="0000FF"/>
                <w:lang w:val="en-US"/>
              </w:rPr>
              <w:t>&gt;</w:t>
            </w:r>
          </w:p>
          <w:p w:rsidR="0080640A" w:rsidRPr="0080640A" w:rsidRDefault="0080640A" w:rsidP="00DB7283">
            <w:pPr>
              <w:rPr>
                <w:lang w:val="en-US"/>
              </w:rPr>
            </w:pPr>
            <w:r w:rsidRPr="0080640A">
              <w:rPr>
                <w:lang w:val="en-US"/>
              </w:rPr>
              <w:t xml:space="preserve">        &lt;</w:t>
            </w:r>
            <w:r w:rsidRPr="0080640A">
              <w:rPr>
                <w:color w:val="A31515"/>
                <w:lang w:val="en-US"/>
              </w:rPr>
              <w:t>Button</w:t>
            </w:r>
            <w:r w:rsidRPr="0080640A">
              <w:rPr>
                <w:color w:val="FF0000"/>
                <w:lang w:val="en-US"/>
              </w:rPr>
              <w:t xml:space="preserve"> x</w:t>
            </w:r>
            <w:r w:rsidRPr="0080640A">
              <w:rPr>
                <w:lang w:val="en-US"/>
              </w:rPr>
              <w:t>:</w:t>
            </w:r>
            <w:r w:rsidRPr="0080640A">
              <w:rPr>
                <w:color w:val="FF0000"/>
                <w:lang w:val="en-US"/>
              </w:rPr>
              <w:t>Name</w:t>
            </w:r>
            <w:r w:rsidRPr="0080640A">
              <w:rPr>
                <w:lang w:val="en-US"/>
              </w:rPr>
              <w:t>="btnSendEmail"</w:t>
            </w:r>
            <w:r w:rsidRPr="0080640A">
              <w:rPr>
                <w:color w:val="FF0000"/>
                <w:lang w:val="en-US"/>
              </w:rPr>
              <w:t xml:space="preserve"> Content</w:t>
            </w:r>
            <w:r w:rsidRPr="0080640A">
              <w:rPr>
                <w:lang w:val="en-US"/>
              </w:rPr>
              <w:t>="</w:t>
            </w:r>
            <w:r>
              <w:t>Отправить</w:t>
            </w:r>
            <w:r w:rsidRPr="0080640A">
              <w:rPr>
                <w:lang w:val="en-US"/>
              </w:rPr>
              <w:t xml:space="preserve"> email"</w:t>
            </w:r>
            <w:r w:rsidRPr="0080640A">
              <w:rPr>
                <w:color w:val="FF0000"/>
                <w:lang w:val="en-US"/>
              </w:rPr>
              <w:t xml:space="preserve"> HorizontalAlignment</w:t>
            </w:r>
            <w:r w:rsidRPr="0080640A">
              <w:rPr>
                <w:lang w:val="en-US"/>
              </w:rPr>
              <w:t>="Left"</w:t>
            </w:r>
            <w:r w:rsidRPr="0080640A">
              <w:rPr>
                <w:color w:val="FF0000"/>
                <w:lang w:val="en-US"/>
              </w:rPr>
              <w:t xml:space="preserve"> Margin</w:t>
            </w:r>
            <w:r w:rsidRPr="0080640A">
              <w:rPr>
                <w:lang w:val="en-US"/>
              </w:rPr>
              <w:t>="240,193,0,0"</w:t>
            </w:r>
            <w:r w:rsidRPr="0080640A">
              <w:rPr>
                <w:color w:val="FF0000"/>
                <w:lang w:val="en-US"/>
              </w:rPr>
              <w:t xml:space="preserve"> VerticalAlignment</w:t>
            </w:r>
            <w:r w:rsidRPr="0080640A">
              <w:rPr>
                <w:lang w:val="en-US"/>
              </w:rPr>
              <w:t>="Top"</w:t>
            </w:r>
            <w:r w:rsidRPr="0080640A">
              <w:rPr>
                <w:color w:val="FF0000"/>
                <w:lang w:val="en-US"/>
              </w:rPr>
              <w:t xml:space="preserve"> Width</w:t>
            </w:r>
            <w:r w:rsidRPr="0080640A">
              <w:rPr>
                <w:lang w:val="en-US"/>
              </w:rPr>
              <w:t>="124"/&gt;</w:t>
            </w:r>
          </w:p>
          <w:p w:rsidR="0080640A" w:rsidRPr="001A6586" w:rsidRDefault="0080640A" w:rsidP="00FB33A4">
            <w:pPr>
              <w:rPr>
                <w:lang w:val="en-US"/>
              </w:rPr>
            </w:pPr>
            <w:r w:rsidRPr="0080640A">
              <w:rPr>
                <w:lang w:val="en-US"/>
              </w:rPr>
              <w:t xml:space="preserve">    </w:t>
            </w:r>
            <w:r>
              <w:rPr>
                <w:color w:val="0000FF"/>
              </w:rPr>
              <w:t>&lt;/</w:t>
            </w:r>
            <w:r>
              <w:rPr>
                <w:color w:val="A31515"/>
              </w:rPr>
              <w:t>Grid</w:t>
            </w:r>
            <w:r>
              <w:rPr>
                <w:color w:val="0000FF"/>
              </w:rPr>
              <w:t>&gt;</w:t>
            </w:r>
            <w:r>
              <w:t xml:space="preserve"> </w:t>
            </w:r>
          </w:p>
        </w:tc>
      </w:tr>
    </w:tbl>
    <w:p w:rsidR="002A68D2" w:rsidRDefault="0080640A" w:rsidP="000028F5">
      <w:pPr>
        <w:pStyle w:val="Normal1"/>
        <w:spacing w:before="0"/>
      </w:pPr>
      <w:r>
        <w:t xml:space="preserve">Кстати в </w:t>
      </w:r>
      <w:r>
        <w:rPr>
          <w:lang w:val="en-US"/>
        </w:rPr>
        <w:t>XAML</w:t>
      </w:r>
      <w:r w:rsidRPr="0080640A">
        <w:t xml:space="preserve"> </w:t>
      </w:r>
      <w:r>
        <w:t xml:space="preserve">коде вы можете заменить название кнопки и другие свойства. </w:t>
      </w:r>
    </w:p>
    <w:p w:rsidR="002A68D2" w:rsidRDefault="002A68D2" w:rsidP="001B1903">
      <w:pPr>
        <w:pStyle w:val="Normal1"/>
      </w:pPr>
      <w:r>
        <w:lastRenderedPageBreak/>
        <w:t>Поиграйтесь с кнопкой, поменяйте ей различные свойства, такие как наименование, длина, ширина, расположение на экране</w:t>
      </w:r>
      <w:r w:rsidRPr="002A68D2">
        <w:t xml:space="preserve"> </w:t>
      </w:r>
      <w:r>
        <w:t xml:space="preserve">и др. самыми разными способами </w:t>
      </w:r>
    </w:p>
    <w:p w:rsidR="002A68D2" w:rsidRDefault="002A68D2" w:rsidP="002A68D2">
      <w:pPr>
        <w:pStyle w:val="Normal1"/>
        <w:numPr>
          <w:ilvl w:val="0"/>
          <w:numId w:val="7"/>
        </w:numPr>
        <w:rPr>
          <w:noProof/>
        </w:rPr>
      </w:pPr>
      <w:r>
        <w:rPr>
          <w:noProof/>
        </w:rPr>
        <w:t>На экране в дизайнере</w:t>
      </w:r>
    </w:p>
    <w:p w:rsidR="002A68D2" w:rsidRDefault="002A68D2" w:rsidP="002A68D2">
      <w:pPr>
        <w:pStyle w:val="Normal1"/>
        <w:numPr>
          <w:ilvl w:val="0"/>
          <w:numId w:val="7"/>
        </w:numPr>
        <w:rPr>
          <w:noProof/>
        </w:rPr>
      </w:pPr>
      <w:r>
        <w:rPr>
          <w:noProof/>
        </w:rPr>
        <w:t xml:space="preserve">В </w:t>
      </w:r>
      <w:r>
        <w:rPr>
          <w:noProof/>
          <w:lang w:val="en-US"/>
        </w:rPr>
        <w:t xml:space="preserve">XAML </w:t>
      </w:r>
      <w:r>
        <w:rPr>
          <w:noProof/>
        </w:rPr>
        <w:t xml:space="preserve">коде </w:t>
      </w:r>
    </w:p>
    <w:p w:rsidR="002A68D2" w:rsidRDefault="002A68D2" w:rsidP="002A68D2">
      <w:pPr>
        <w:pStyle w:val="Normal1"/>
        <w:numPr>
          <w:ilvl w:val="0"/>
          <w:numId w:val="7"/>
        </w:numPr>
        <w:rPr>
          <w:noProof/>
        </w:rPr>
      </w:pPr>
      <w:r>
        <w:rPr>
          <w:noProof/>
        </w:rPr>
        <w:t xml:space="preserve">В свойствах </w:t>
      </w:r>
      <w:r>
        <w:rPr>
          <w:noProof/>
          <w:lang w:val="en-US"/>
        </w:rPr>
        <w:t>Property</w:t>
      </w:r>
    </w:p>
    <w:p w:rsidR="002A68D2" w:rsidRDefault="002A68D2" w:rsidP="002A68D2">
      <w:pPr>
        <w:pStyle w:val="Normal1"/>
        <w:rPr>
          <w:noProof/>
        </w:rPr>
      </w:pPr>
    </w:p>
    <w:p w:rsidR="002A68D2" w:rsidRDefault="002A68D2" w:rsidP="002A68D2">
      <w:pPr>
        <w:pStyle w:val="Normal1"/>
        <w:rPr>
          <w:noProof/>
        </w:rPr>
      </w:pPr>
      <w:r>
        <w:rPr>
          <w:noProof/>
        </w:rPr>
        <w:t>Если вы подведете курсор мыши к любому углу кнопки, то увидите как курсор стал изогнутым, как на рисунке ниже.</w:t>
      </w:r>
    </w:p>
    <w:p w:rsidR="002A68D2" w:rsidRDefault="002A68D2" w:rsidP="001B1903">
      <w:pPr>
        <w:pStyle w:val="Normal1"/>
      </w:pPr>
      <w:r>
        <w:rPr>
          <w:noProof/>
        </w:rPr>
        <w:drawing>
          <wp:inline distT="0" distB="0" distL="0" distR="0">
            <wp:extent cx="1329794" cy="468876"/>
            <wp:effectExtent l="19050" t="0" r="3706" b="0"/>
            <wp:docPr id="24" name="Picture 17"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0" cstate="print"/>
                    <a:stretch>
                      <a:fillRect/>
                    </a:stretch>
                  </pic:blipFill>
                  <pic:spPr>
                    <a:xfrm>
                      <a:off x="0" y="0"/>
                      <a:ext cx="1329872" cy="468903"/>
                    </a:xfrm>
                    <a:prstGeom prst="rect">
                      <a:avLst/>
                    </a:prstGeom>
                  </pic:spPr>
                </pic:pic>
              </a:graphicData>
            </a:graphic>
          </wp:inline>
        </w:drawing>
      </w:r>
    </w:p>
    <w:p w:rsidR="002A68D2" w:rsidRDefault="002A68D2" w:rsidP="001B1903">
      <w:pPr>
        <w:pStyle w:val="Normal1"/>
      </w:pPr>
      <w:r>
        <w:t xml:space="preserve">Таким </w:t>
      </w:r>
      <w:r w:rsidR="00595BDA">
        <w:t>образом,</w:t>
      </w:r>
      <w:r>
        <w:t xml:space="preserve"> вы можете повернуть кнопку под углом. </w:t>
      </w:r>
    </w:p>
    <w:p w:rsidR="002A68D2" w:rsidRDefault="002A68D2" w:rsidP="001B1903">
      <w:pPr>
        <w:pStyle w:val="Normal1"/>
      </w:pPr>
      <w:r>
        <w:rPr>
          <w:noProof/>
        </w:rPr>
        <w:drawing>
          <wp:inline distT="0" distB="0" distL="0" distR="0">
            <wp:extent cx="1188619" cy="69333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1187045" cy="692419"/>
                    </a:xfrm>
                    <a:prstGeom prst="rect">
                      <a:avLst/>
                    </a:prstGeom>
                    <a:noFill/>
                    <a:ln w="9525">
                      <a:noFill/>
                      <a:miter lim="800000"/>
                      <a:headEnd/>
                      <a:tailEnd/>
                    </a:ln>
                  </pic:spPr>
                </pic:pic>
              </a:graphicData>
            </a:graphic>
          </wp:inline>
        </w:drawing>
      </w:r>
    </w:p>
    <w:p w:rsidR="002A68D2" w:rsidRDefault="003E6256" w:rsidP="001B1903">
      <w:pPr>
        <w:pStyle w:val="Normal1"/>
      </w:pPr>
      <w:r>
        <w:t>Посмотрите,</w:t>
      </w:r>
      <w:r w:rsidR="002A68D2">
        <w:t xml:space="preserve"> как поменяется</w:t>
      </w:r>
      <w:r w:rsidR="002A68D2" w:rsidRPr="002A68D2">
        <w:t xml:space="preserve"> </w:t>
      </w:r>
      <w:r w:rsidR="002A68D2">
        <w:t xml:space="preserve">при этом </w:t>
      </w:r>
      <w:r w:rsidR="002A68D2">
        <w:rPr>
          <w:lang w:val="en-US"/>
        </w:rPr>
        <w:t>XAML</w:t>
      </w:r>
      <w:r w:rsidR="002A68D2" w:rsidRPr="002A68D2">
        <w:t xml:space="preserve"> </w:t>
      </w:r>
      <w:r w:rsidR="002A68D2">
        <w:t xml:space="preserve">код. </w:t>
      </w:r>
    </w:p>
    <w:p w:rsidR="003E6256" w:rsidRPr="003E6256" w:rsidRDefault="003E6256" w:rsidP="001B1903">
      <w:pPr>
        <w:pStyle w:val="Normal1"/>
      </w:pPr>
      <w:r>
        <w:t xml:space="preserve">Точно также мы можем повернуть и весь </w:t>
      </w:r>
      <w:r>
        <w:rPr>
          <w:lang w:val="en-US"/>
        </w:rPr>
        <w:t>Grid</w:t>
      </w:r>
    </w:p>
    <w:p w:rsidR="003E6256" w:rsidRDefault="003E6256" w:rsidP="001B1903">
      <w:pPr>
        <w:pStyle w:val="Normal1"/>
        <w:rPr>
          <w:lang w:val="en-US"/>
        </w:rPr>
      </w:pPr>
      <w:r>
        <w:rPr>
          <w:noProof/>
        </w:rPr>
        <w:drawing>
          <wp:inline distT="0" distB="0" distL="0" distR="0">
            <wp:extent cx="1759508" cy="116764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1761949" cy="1169262"/>
                    </a:xfrm>
                    <a:prstGeom prst="rect">
                      <a:avLst/>
                    </a:prstGeom>
                    <a:noFill/>
                    <a:ln w="9525">
                      <a:noFill/>
                      <a:miter lim="800000"/>
                      <a:headEnd/>
                      <a:tailEnd/>
                    </a:ln>
                  </pic:spPr>
                </pic:pic>
              </a:graphicData>
            </a:graphic>
          </wp:inline>
        </w:drawing>
      </w:r>
    </w:p>
    <w:p w:rsidR="003E6256" w:rsidRPr="00340347" w:rsidRDefault="003E6256" w:rsidP="001B1903">
      <w:pPr>
        <w:pStyle w:val="Normal1"/>
      </w:pPr>
      <w:r>
        <w:t xml:space="preserve">Нам не нужны </w:t>
      </w:r>
      <w:r w:rsidR="00156018">
        <w:t xml:space="preserve">под углом </w:t>
      </w:r>
      <w:r>
        <w:t xml:space="preserve">ни </w:t>
      </w:r>
      <w:r w:rsidR="00CD76A5">
        <w:rPr>
          <w:lang w:val="en-US"/>
        </w:rPr>
        <w:t>Grid</w:t>
      </w:r>
      <w:r w:rsidR="00CD76A5" w:rsidRPr="00156018">
        <w:t>,</w:t>
      </w:r>
      <w:r w:rsidR="00CD76A5">
        <w:t xml:space="preserve"> ни</w:t>
      </w:r>
      <w:r>
        <w:t xml:space="preserve"> кнопка, давайте вернем их в обычное </w:t>
      </w:r>
      <w:r w:rsidR="00156018">
        <w:t>«ровное» состояние</w:t>
      </w:r>
      <w:r>
        <w:t>.</w:t>
      </w:r>
    </w:p>
    <w:p w:rsidR="00156018" w:rsidRPr="00340347" w:rsidRDefault="00156018" w:rsidP="001B1903">
      <w:pPr>
        <w:pStyle w:val="Normal1"/>
      </w:pPr>
      <w:r>
        <w:t>Для</w:t>
      </w:r>
      <w:r w:rsidRPr="00340347">
        <w:t xml:space="preserve"> </w:t>
      </w:r>
      <w:r>
        <w:t>этой</w:t>
      </w:r>
      <w:r w:rsidRPr="00340347">
        <w:t xml:space="preserve"> </w:t>
      </w:r>
      <w:r>
        <w:t>цели</w:t>
      </w:r>
      <w:r w:rsidRPr="00340347">
        <w:t xml:space="preserve"> </w:t>
      </w:r>
      <w:r>
        <w:t>просто</w:t>
      </w:r>
      <w:r w:rsidRPr="00340347">
        <w:t xml:space="preserve"> </w:t>
      </w:r>
      <w:r>
        <w:t>удалим</w:t>
      </w:r>
      <w:r w:rsidRPr="00340347">
        <w:t xml:space="preserve"> </w:t>
      </w:r>
      <w:r w:rsidR="000731E1">
        <w:t>подуз</w:t>
      </w:r>
      <w:r>
        <w:t>л</w:t>
      </w:r>
      <w:r w:rsidR="00321B17">
        <w:t>ы</w:t>
      </w:r>
      <w:r w:rsidRPr="00340347">
        <w:t xml:space="preserve"> </w:t>
      </w:r>
      <w:r>
        <w:rPr>
          <w:lang w:val="en-US"/>
        </w:rPr>
        <w:t>Grid</w:t>
      </w:r>
      <w:r w:rsidRPr="00340347">
        <w:t>.</w:t>
      </w:r>
      <w:r>
        <w:rPr>
          <w:lang w:val="en-US"/>
        </w:rPr>
        <w:t>RenderTransform</w:t>
      </w:r>
      <w:r w:rsidRPr="00340347">
        <w:t xml:space="preserve"> </w:t>
      </w:r>
      <w:r>
        <w:t>и</w:t>
      </w:r>
      <w:r w:rsidRPr="00340347">
        <w:t xml:space="preserve"> </w:t>
      </w:r>
      <w:r>
        <w:rPr>
          <w:lang w:val="en-US"/>
        </w:rPr>
        <w:t>Button</w:t>
      </w:r>
      <w:r w:rsidRPr="00340347">
        <w:t>.</w:t>
      </w:r>
      <w:r>
        <w:rPr>
          <w:lang w:val="en-US"/>
        </w:rPr>
        <w:t>RenderTransform</w:t>
      </w:r>
      <w:r w:rsidRPr="00340347">
        <w:t>.</w:t>
      </w:r>
    </w:p>
    <w:p w:rsidR="003E6256" w:rsidRPr="003E6256" w:rsidRDefault="003E6256" w:rsidP="001B1903">
      <w:pPr>
        <w:pStyle w:val="Normal1"/>
      </w:pPr>
      <w:r>
        <w:t xml:space="preserve">Кстати если хотите работать только в </w:t>
      </w:r>
      <w:r w:rsidR="00CD76A5">
        <w:t>дизайнере,</w:t>
      </w:r>
      <w:r>
        <w:t xml:space="preserve"> то можете два раза кликнуть по вкладке </w:t>
      </w:r>
      <w:r>
        <w:rPr>
          <w:lang w:val="en-US"/>
        </w:rPr>
        <w:t>Design</w:t>
      </w:r>
      <w:r w:rsidRPr="003E6256">
        <w:t xml:space="preserve">. </w:t>
      </w:r>
      <w:r>
        <w:t xml:space="preserve">Если только с </w:t>
      </w:r>
      <w:r>
        <w:rPr>
          <w:lang w:val="en-US"/>
        </w:rPr>
        <w:t>XAML</w:t>
      </w:r>
      <w:r w:rsidRPr="003E6256">
        <w:t xml:space="preserve">, </w:t>
      </w:r>
      <w:r>
        <w:t xml:space="preserve">то по вкладке </w:t>
      </w:r>
      <w:r>
        <w:rPr>
          <w:lang w:val="en-US"/>
        </w:rPr>
        <w:t>XAML</w:t>
      </w:r>
      <w:r w:rsidRPr="003E6256">
        <w:t xml:space="preserve">. </w:t>
      </w:r>
      <w:r>
        <w:t xml:space="preserve">Что бы вернуть отображение и дизайнера и кода </w:t>
      </w:r>
      <w:r>
        <w:rPr>
          <w:lang w:val="en-US"/>
        </w:rPr>
        <w:t>XAML</w:t>
      </w:r>
      <w:r w:rsidRPr="003E6256">
        <w:t xml:space="preserve"> </w:t>
      </w:r>
      <w:r w:rsidR="00CD76A5">
        <w:t>кликните справа по кнопке.</w:t>
      </w:r>
    </w:p>
    <w:p w:rsidR="00A92103" w:rsidRDefault="003E6256" w:rsidP="00CD76A5">
      <w:pPr>
        <w:pStyle w:val="Normal1"/>
      </w:pPr>
      <w:r>
        <w:rPr>
          <w:noProof/>
        </w:rPr>
        <w:drawing>
          <wp:inline distT="0" distB="0" distL="0" distR="0">
            <wp:extent cx="465044" cy="288379"/>
            <wp:effectExtent l="19050" t="0" r="0" b="0"/>
            <wp:docPr id="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467307" cy="289783"/>
                    </a:xfrm>
                    <a:prstGeom prst="rect">
                      <a:avLst/>
                    </a:prstGeom>
                    <a:noFill/>
                    <a:ln w="9525">
                      <a:noFill/>
                      <a:miter lim="800000"/>
                      <a:headEnd/>
                      <a:tailEnd/>
                    </a:ln>
                  </pic:spPr>
                </pic:pic>
              </a:graphicData>
            </a:graphic>
          </wp:inline>
        </w:drawing>
      </w:r>
    </w:p>
    <w:p w:rsidR="00A92103" w:rsidRPr="00156018" w:rsidRDefault="00156018" w:rsidP="001B1903">
      <w:pPr>
        <w:pStyle w:val="Normal1"/>
      </w:pPr>
      <w:r>
        <w:t xml:space="preserve">Добавим на форму ещё один контрол – </w:t>
      </w:r>
      <w:r>
        <w:rPr>
          <w:lang w:val="en-US"/>
        </w:rPr>
        <w:t>PasswordBox</w:t>
      </w:r>
    </w:p>
    <w:p w:rsidR="00156018" w:rsidRDefault="00156018" w:rsidP="001B1903">
      <w:pPr>
        <w:pStyle w:val="Normal1"/>
      </w:pPr>
      <w:r>
        <w:rPr>
          <w:noProof/>
        </w:rPr>
        <w:drawing>
          <wp:inline distT="0" distB="0" distL="0" distR="0">
            <wp:extent cx="816736" cy="526079"/>
            <wp:effectExtent l="19050" t="0" r="241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816525" cy="525943"/>
                    </a:xfrm>
                    <a:prstGeom prst="rect">
                      <a:avLst/>
                    </a:prstGeom>
                    <a:noFill/>
                    <a:ln w="9525">
                      <a:noFill/>
                      <a:miter lim="800000"/>
                      <a:headEnd/>
                      <a:tailEnd/>
                    </a:ln>
                  </pic:spPr>
                </pic:pic>
              </a:graphicData>
            </a:graphic>
          </wp:inline>
        </w:drawing>
      </w:r>
    </w:p>
    <w:p w:rsidR="00321B17" w:rsidRPr="00321B17" w:rsidRDefault="00321B17" w:rsidP="001B1903">
      <w:pPr>
        <w:pStyle w:val="Normal1"/>
      </w:pPr>
      <w:r>
        <w:t>Этот контрол нужен для ввода пароля к нашему ящику, при отправке писем. Не нужно писать свои пароли, да ещё и рядом с логином, даже в таких вот тестовых приложениях, вдруг увидит какой-нибудь недоброжелатель или вирус.</w:t>
      </w:r>
    </w:p>
    <w:p w:rsidR="00156018" w:rsidRDefault="00156018" w:rsidP="001B1903">
      <w:pPr>
        <w:pStyle w:val="Normal1"/>
      </w:pPr>
      <w:r>
        <w:t xml:space="preserve">Свойство </w:t>
      </w:r>
      <w:r>
        <w:rPr>
          <w:lang w:val="en-US"/>
        </w:rPr>
        <w:t>Name</w:t>
      </w:r>
      <w:r w:rsidRPr="00156018">
        <w:t xml:space="preserve"> </w:t>
      </w:r>
      <w:r>
        <w:t xml:space="preserve">менять </w:t>
      </w:r>
      <w:r w:rsidR="00321B17">
        <w:t xml:space="preserve">этому контролу </w:t>
      </w:r>
      <w:r>
        <w:t>не будем, пусть так и называется «</w:t>
      </w:r>
      <w:r>
        <w:rPr>
          <w:lang w:val="en-US"/>
        </w:rPr>
        <w:t>passwordBox</w:t>
      </w:r>
      <w:r>
        <w:t>».</w:t>
      </w:r>
    </w:p>
    <w:p w:rsidR="00321B17" w:rsidRDefault="00321B17" w:rsidP="001B1903">
      <w:pPr>
        <w:pStyle w:val="Normal1"/>
      </w:pPr>
      <w:r>
        <w:rPr>
          <w:noProof/>
        </w:rPr>
        <w:drawing>
          <wp:inline distT="0" distB="0" distL="0" distR="0">
            <wp:extent cx="1544946" cy="103790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1546000" cy="1038613"/>
                    </a:xfrm>
                    <a:prstGeom prst="rect">
                      <a:avLst/>
                    </a:prstGeom>
                    <a:noFill/>
                    <a:ln w="9525">
                      <a:noFill/>
                      <a:miter lim="800000"/>
                      <a:headEnd/>
                      <a:tailEnd/>
                    </a:ln>
                  </pic:spPr>
                </pic:pic>
              </a:graphicData>
            </a:graphic>
          </wp:inline>
        </w:drawing>
      </w:r>
    </w:p>
    <w:p w:rsidR="00321B17" w:rsidRPr="00156018" w:rsidRDefault="00321B17" w:rsidP="001B1903">
      <w:pPr>
        <w:pStyle w:val="Normal1"/>
      </w:pPr>
    </w:p>
    <w:p w:rsidR="00A92103" w:rsidRPr="00340347" w:rsidRDefault="00E3415F" w:rsidP="001B1903">
      <w:pPr>
        <w:pStyle w:val="Normal1"/>
      </w:pPr>
      <w:r>
        <w:t>Теперь что бы почувств</w:t>
      </w:r>
      <w:r w:rsidR="000731E1">
        <w:t xml:space="preserve">овать разницу, создайте точно такой же проект только на </w:t>
      </w:r>
      <w:r w:rsidR="000731E1">
        <w:rPr>
          <w:lang w:val="en-US"/>
        </w:rPr>
        <w:t>Windows</w:t>
      </w:r>
      <w:r w:rsidR="000731E1" w:rsidRPr="000731E1">
        <w:t xml:space="preserve"> </w:t>
      </w:r>
      <w:r w:rsidR="000731E1">
        <w:rPr>
          <w:lang w:val="en-US"/>
        </w:rPr>
        <w:t>Forms</w:t>
      </w:r>
      <w:r w:rsidR="000731E1">
        <w:t>.</w:t>
      </w:r>
    </w:p>
    <w:p w:rsidR="000731E1" w:rsidRDefault="000731E1" w:rsidP="001B1903">
      <w:pPr>
        <w:pStyle w:val="Normal1"/>
      </w:pPr>
      <w:r>
        <w:t xml:space="preserve">Киньте на форму кнопку, </w:t>
      </w:r>
      <w:r w:rsidR="008F74D3">
        <w:t>переименуйте</w:t>
      </w:r>
      <w:r>
        <w:t xml:space="preserve"> свойств</w:t>
      </w:r>
      <w:r w:rsidR="008F74D3">
        <w:t>о</w:t>
      </w:r>
      <w:r>
        <w:t xml:space="preserve"> </w:t>
      </w:r>
      <w:r>
        <w:rPr>
          <w:lang w:val="en-US"/>
        </w:rPr>
        <w:t>Name</w:t>
      </w:r>
      <w:r w:rsidRPr="000731E1">
        <w:t xml:space="preserve"> </w:t>
      </w:r>
      <w:r>
        <w:t xml:space="preserve">также </w:t>
      </w:r>
      <w:r>
        <w:rPr>
          <w:lang w:val="en-US"/>
        </w:rPr>
        <w:t>btnSendEmail</w:t>
      </w:r>
      <w:r w:rsidRPr="000731E1">
        <w:t xml:space="preserve"> </w:t>
      </w:r>
      <w:r>
        <w:t xml:space="preserve">и назовите </w:t>
      </w:r>
      <w:r w:rsidR="008F74D3">
        <w:t>эту кнопку</w:t>
      </w:r>
      <w:r>
        <w:t xml:space="preserve"> «Отправить </w:t>
      </w:r>
      <w:r>
        <w:rPr>
          <w:lang w:val="en-US"/>
        </w:rPr>
        <w:t>email</w:t>
      </w:r>
      <w:r>
        <w:t xml:space="preserve">». Контрола </w:t>
      </w:r>
      <w:r>
        <w:rPr>
          <w:lang w:val="en-US"/>
        </w:rPr>
        <w:t>PasswordBox</w:t>
      </w:r>
      <w:r w:rsidRPr="000731E1">
        <w:t xml:space="preserve"> </w:t>
      </w:r>
      <w:r>
        <w:t xml:space="preserve">в </w:t>
      </w:r>
      <w:r>
        <w:rPr>
          <w:lang w:val="en-US"/>
        </w:rPr>
        <w:t>Windows</w:t>
      </w:r>
      <w:r w:rsidRPr="000731E1">
        <w:t xml:space="preserve"> </w:t>
      </w:r>
      <w:r>
        <w:rPr>
          <w:lang w:val="en-US"/>
        </w:rPr>
        <w:t>Forms</w:t>
      </w:r>
      <w:r w:rsidRPr="000731E1">
        <w:t xml:space="preserve"> </w:t>
      </w:r>
      <w:r>
        <w:t xml:space="preserve">нет, поэтому киньте на форму обычный </w:t>
      </w:r>
      <w:r>
        <w:rPr>
          <w:lang w:val="en-US"/>
        </w:rPr>
        <w:t>TextBox</w:t>
      </w:r>
      <w:r>
        <w:t xml:space="preserve">, поменяйте ему свойство </w:t>
      </w:r>
      <w:r>
        <w:rPr>
          <w:lang w:val="en-US"/>
        </w:rPr>
        <w:t>Name</w:t>
      </w:r>
      <w:r w:rsidRPr="000731E1">
        <w:t xml:space="preserve"> </w:t>
      </w:r>
      <w:r>
        <w:t>с «</w:t>
      </w:r>
      <w:r>
        <w:rPr>
          <w:lang w:val="en-US"/>
        </w:rPr>
        <w:t>textBox</w:t>
      </w:r>
      <w:r w:rsidRPr="000731E1">
        <w:t>1</w:t>
      </w:r>
      <w:r>
        <w:t>» на «</w:t>
      </w:r>
      <w:r>
        <w:rPr>
          <w:lang w:val="en-US"/>
        </w:rPr>
        <w:t>passwordBox</w:t>
      </w:r>
      <w:r>
        <w:t xml:space="preserve">», найдите свойство </w:t>
      </w:r>
      <w:r>
        <w:rPr>
          <w:lang w:val="en-US"/>
        </w:rPr>
        <w:t>PasswordChar</w:t>
      </w:r>
      <w:r w:rsidRPr="000731E1">
        <w:t xml:space="preserve"> </w:t>
      </w:r>
      <w:r>
        <w:t xml:space="preserve">и поставьте там символ * или любой другой символ, которым вы бы хотели скрыть свой пароль. </w:t>
      </w:r>
    </w:p>
    <w:p w:rsidR="000731E1" w:rsidRDefault="000731E1" w:rsidP="001B1903">
      <w:pPr>
        <w:pStyle w:val="Normal1"/>
      </w:pPr>
      <w:r>
        <w:rPr>
          <w:noProof/>
        </w:rPr>
        <w:drawing>
          <wp:inline distT="0" distB="0" distL="0" distR="0">
            <wp:extent cx="1296693" cy="41750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1297883" cy="417888"/>
                    </a:xfrm>
                    <a:prstGeom prst="rect">
                      <a:avLst/>
                    </a:prstGeom>
                    <a:noFill/>
                    <a:ln w="9525">
                      <a:noFill/>
                      <a:miter lim="800000"/>
                      <a:headEnd/>
                      <a:tailEnd/>
                    </a:ln>
                  </pic:spPr>
                </pic:pic>
              </a:graphicData>
            </a:graphic>
          </wp:inline>
        </w:drawing>
      </w:r>
    </w:p>
    <w:p w:rsidR="000731E1" w:rsidRPr="008A47F6" w:rsidRDefault="008A47F6" w:rsidP="001B1903">
      <w:pPr>
        <w:pStyle w:val="Normal1"/>
      </w:pPr>
      <w:r>
        <w:lastRenderedPageBreak/>
        <w:t xml:space="preserve">Теперь добавляем метод обрабатывающий событие клик кнопки «отправить </w:t>
      </w:r>
      <w:r>
        <w:rPr>
          <w:lang w:val="en-US"/>
        </w:rPr>
        <w:t>email</w:t>
      </w:r>
      <w:r>
        <w:t xml:space="preserve">» в обоих приложениях. Оба приложения могут добавить обработчик, два раза кликнув, по кнопке в дизайнере, либо добавив событие </w:t>
      </w:r>
      <w:r>
        <w:rPr>
          <w:lang w:val="en-US"/>
        </w:rPr>
        <w:t>Click</w:t>
      </w:r>
      <w:r w:rsidRPr="008A47F6">
        <w:t xml:space="preserve"> </w:t>
      </w:r>
      <w:r>
        <w:t xml:space="preserve">в списке событий в свойствах кнопки. </w:t>
      </w:r>
    </w:p>
    <w:p w:rsidR="000731E1" w:rsidRPr="000731E1" w:rsidRDefault="008A47F6" w:rsidP="001B1903">
      <w:pPr>
        <w:pStyle w:val="Normal1"/>
      </w:pPr>
      <w:r>
        <w:t xml:space="preserve">В приложении </w:t>
      </w:r>
      <w:r>
        <w:rPr>
          <w:lang w:val="en-US"/>
        </w:rPr>
        <w:t>WPF</w:t>
      </w:r>
      <w:r w:rsidRPr="008A47F6">
        <w:t xml:space="preserve"> </w:t>
      </w:r>
      <w:r>
        <w:t xml:space="preserve">появился ещё один способ добавить обработчик события. Просто добавьте в </w:t>
      </w:r>
      <w:r>
        <w:rPr>
          <w:lang w:val="en-US"/>
        </w:rPr>
        <w:t>XAML</w:t>
      </w:r>
      <w:r w:rsidRPr="008A47F6">
        <w:t xml:space="preserve"> </w:t>
      </w:r>
      <w:r>
        <w:t xml:space="preserve">код в свойства кнопки </w:t>
      </w:r>
      <w:r>
        <w:rPr>
          <w:lang w:val="en-US"/>
        </w:rPr>
        <w:t>Button</w:t>
      </w:r>
      <w:r w:rsidRPr="008A47F6">
        <w:t xml:space="preserve"> </w:t>
      </w:r>
      <w:r>
        <w:t xml:space="preserve">вот такой атрибут </w:t>
      </w:r>
      <w:r>
        <w:rPr>
          <w:rFonts w:ascii="Consolas" w:hAnsi="Consolas" w:cs="Consolas"/>
          <w:color w:val="FF0000"/>
          <w:sz w:val="19"/>
          <w:szCs w:val="19"/>
        </w:rPr>
        <w:t>Click</w:t>
      </w:r>
      <w:r>
        <w:rPr>
          <w:rFonts w:ascii="Consolas" w:hAnsi="Consolas" w:cs="Consolas"/>
          <w:color w:val="0000FF"/>
          <w:sz w:val="19"/>
          <w:szCs w:val="19"/>
        </w:rPr>
        <w:t>="btnSendEmail_Click".</w:t>
      </w:r>
    </w:p>
    <w:tbl>
      <w:tblPr>
        <w:tblStyle w:val="a2"/>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A92103">
        <w:tc>
          <w:tcPr>
            <w:tcW w:w="9638" w:type="dxa"/>
            <w:shd w:val="clear" w:color="auto" w:fill="EFEFEF"/>
            <w:tcMar>
              <w:top w:w="100" w:type="dxa"/>
              <w:left w:w="100" w:type="dxa"/>
              <w:bottom w:w="100" w:type="dxa"/>
              <w:right w:w="100" w:type="dxa"/>
            </w:tcMar>
            <w:vAlign w:val="center"/>
          </w:tcPr>
          <w:p w:rsidR="00A139C1" w:rsidRPr="00A139C1" w:rsidRDefault="00A139C1" w:rsidP="00DB7283">
            <w:pPr>
              <w:rPr>
                <w:lang w:val="en-US"/>
              </w:rPr>
            </w:pPr>
            <w:r w:rsidRPr="00340347">
              <w:t xml:space="preserve">    </w:t>
            </w:r>
            <w:r w:rsidRPr="00A139C1">
              <w:rPr>
                <w:color w:val="0000FF"/>
                <w:lang w:val="en-US"/>
              </w:rPr>
              <w:t>&lt;</w:t>
            </w:r>
            <w:r w:rsidRPr="00A139C1">
              <w:rPr>
                <w:color w:val="A31515"/>
                <w:lang w:val="en-US"/>
              </w:rPr>
              <w:t>Grid</w:t>
            </w:r>
            <w:r w:rsidRPr="00A139C1">
              <w:rPr>
                <w:color w:val="FF0000"/>
                <w:lang w:val="en-US"/>
              </w:rPr>
              <w:t xml:space="preserve"> </w:t>
            </w:r>
          </w:p>
          <w:p w:rsidR="00A139C1" w:rsidRPr="00A139C1" w:rsidRDefault="00A139C1" w:rsidP="00DB7283">
            <w:pPr>
              <w:rPr>
                <w:lang w:val="en-US"/>
              </w:rPr>
            </w:pPr>
            <w:r w:rsidRPr="00A139C1">
              <w:rPr>
                <w:lang w:val="en-US"/>
              </w:rPr>
              <w:t xml:space="preserve">        &lt;</w:t>
            </w:r>
            <w:r w:rsidRPr="00A139C1">
              <w:rPr>
                <w:color w:val="A31515"/>
                <w:lang w:val="en-US"/>
              </w:rPr>
              <w:t>Button</w:t>
            </w:r>
            <w:r w:rsidRPr="00A139C1">
              <w:rPr>
                <w:color w:val="FF0000"/>
                <w:lang w:val="en-US"/>
              </w:rPr>
              <w:t xml:space="preserve"> x</w:t>
            </w:r>
            <w:r w:rsidRPr="00A139C1">
              <w:rPr>
                <w:lang w:val="en-US"/>
              </w:rPr>
              <w:t>:</w:t>
            </w:r>
            <w:r w:rsidRPr="00A139C1">
              <w:rPr>
                <w:color w:val="FF0000"/>
                <w:lang w:val="en-US"/>
              </w:rPr>
              <w:t>Name</w:t>
            </w:r>
            <w:r w:rsidRPr="00A139C1">
              <w:rPr>
                <w:lang w:val="en-US"/>
              </w:rPr>
              <w:t>="btnSendEmail"</w:t>
            </w:r>
            <w:r w:rsidRPr="00A139C1">
              <w:rPr>
                <w:color w:val="FF0000"/>
                <w:lang w:val="en-US"/>
              </w:rPr>
              <w:t xml:space="preserve"> Content</w:t>
            </w:r>
            <w:r w:rsidRPr="00A139C1">
              <w:rPr>
                <w:lang w:val="en-US"/>
              </w:rPr>
              <w:t>="</w:t>
            </w:r>
            <w:r>
              <w:t>Отправить</w:t>
            </w:r>
            <w:r w:rsidRPr="00A139C1">
              <w:rPr>
                <w:lang w:val="en-US"/>
              </w:rPr>
              <w:t xml:space="preserve"> email"</w:t>
            </w:r>
            <w:r w:rsidRPr="00A139C1">
              <w:rPr>
                <w:color w:val="FF0000"/>
                <w:lang w:val="en-US"/>
              </w:rPr>
              <w:t xml:space="preserve"> HorizontalAlignment</w:t>
            </w:r>
            <w:r w:rsidRPr="00A139C1">
              <w:rPr>
                <w:lang w:val="en-US"/>
              </w:rPr>
              <w:t>="Left"</w:t>
            </w:r>
            <w:r w:rsidRPr="00A139C1">
              <w:rPr>
                <w:color w:val="FF0000"/>
                <w:lang w:val="en-US"/>
              </w:rPr>
              <w:t xml:space="preserve"> Margin</w:t>
            </w:r>
            <w:r w:rsidRPr="00A139C1">
              <w:rPr>
                <w:lang w:val="en-US"/>
              </w:rPr>
              <w:t>="240,193,0,0"</w:t>
            </w:r>
            <w:r w:rsidRPr="00A139C1">
              <w:rPr>
                <w:color w:val="FF0000"/>
                <w:lang w:val="en-US"/>
              </w:rPr>
              <w:t xml:space="preserve"> VerticalAlignment</w:t>
            </w:r>
            <w:r w:rsidRPr="00A139C1">
              <w:rPr>
                <w:lang w:val="en-US"/>
              </w:rPr>
              <w:t>="Top"</w:t>
            </w:r>
            <w:r w:rsidRPr="00A139C1">
              <w:rPr>
                <w:color w:val="FF0000"/>
                <w:lang w:val="en-US"/>
              </w:rPr>
              <w:t xml:space="preserve"> Width</w:t>
            </w:r>
            <w:r w:rsidRPr="00A139C1">
              <w:rPr>
                <w:lang w:val="en-US"/>
              </w:rPr>
              <w:t>="124"</w:t>
            </w:r>
            <w:r w:rsidRPr="00A139C1">
              <w:rPr>
                <w:color w:val="FF0000"/>
                <w:lang w:val="en-US"/>
              </w:rPr>
              <w:t xml:space="preserve"> Click</w:t>
            </w:r>
            <w:r w:rsidRPr="00A139C1">
              <w:rPr>
                <w:lang w:val="en-US"/>
              </w:rPr>
              <w:t>="btnSendEmail_Click" /&gt;</w:t>
            </w:r>
          </w:p>
          <w:p w:rsidR="00A139C1" w:rsidRPr="00A139C1" w:rsidRDefault="00A139C1" w:rsidP="00DB7283">
            <w:pPr>
              <w:rPr>
                <w:lang w:val="en-US"/>
              </w:rPr>
            </w:pPr>
            <w:r w:rsidRPr="00A139C1">
              <w:rPr>
                <w:lang w:val="en-US"/>
              </w:rPr>
              <w:t xml:space="preserve">        &lt;</w:t>
            </w:r>
            <w:r w:rsidRPr="00A139C1">
              <w:rPr>
                <w:color w:val="A31515"/>
                <w:lang w:val="en-US"/>
              </w:rPr>
              <w:t>PasswordBox</w:t>
            </w:r>
            <w:r w:rsidRPr="00A139C1">
              <w:rPr>
                <w:color w:val="FF0000"/>
                <w:lang w:val="en-US"/>
              </w:rPr>
              <w:t xml:space="preserve"> x</w:t>
            </w:r>
            <w:r w:rsidRPr="00A139C1">
              <w:rPr>
                <w:lang w:val="en-US"/>
              </w:rPr>
              <w:t>:</w:t>
            </w:r>
            <w:r w:rsidRPr="00A139C1">
              <w:rPr>
                <w:color w:val="FF0000"/>
                <w:lang w:val="en-US"/>
              </w:rPr>
              <w:t>Name</w:t>
            </w:r>
            <w:r w:rsidRPr="00A139C1">
              <w:rPr>
                <w:lang w:val="en-US"/>
              </w:rPr>
              <w:t>="passwordBox"</w:t>
            </w:r>
            <w:r w:rsidRPr="00A139C1">
              <w:rPr>
                <w:color w:val="FF0000"/>
                <w:lang w:val="en-US"/>
              </w:rPr>
              <w:t xml:space="preserve"> HorizontalAlignment</w:t>
            </w:r>
            <w:r w:rsidRPr="00A139C1">
              <w:rPr>
                <w:lang w:val="en-US"/>
              </w:rPr>
              <w:t>="Left"</w:t>
            </w:r>
            <w:r w:rsidRPr="00A139C1">
              <w:rPr>
                <w:color w:val="FF0000"/>
                <w:lang w:val="en-US"/>
              </w:rPr>
              <w:t xml:space="preserve"> Margin</w:t>
            </w:r>
            <w:r w:rsidRPr="00A139C1">
              <w:rPr>
                <w:lang w:val="en-US"/>
              </w:rPr>
              <w:t>="240,170,0,0"</w:t>
            </w:r>
            <w:r w:rsidRPr="00A139C1">
              <w:rPr>
                <w:color w:val="FF0000"/>
                <w:lang w:val="en-US"/>
              </w:rPr>
              <w:t xml:space="preserve"> VerticalAlignment</w:t>
            </w:r>
            <w:r w:rsidRPr="00A139C1">
              <w:rPr>
                <w:lang w:val="en-US"/>
              </w:rPr>
              <w:t>="Top"</w:t>
            </w:r>
            <w:r w:rsidRPr="00A139C1">
              <w:rPr>
                <w:color w:val="FF0000"/>
                <w:lang w:val="en-US"/>
              </w:rPr>
              <w:t xml:space="preserve"> Width</w:t>
            </w:r>
            <w:r w:rsidRPr="00A139C1">
              <w:rPr>
                <w:lang w:val="en-US"/>
              </w:rPr>
              <w:t>="124"/&gt;</w:t>
            </w:r>
          </w:p>
          <w:p w:rsidR="00A139C1" w:rsidRDefault="00A139C1" w:rsidP="00DB7283">
            <w:r w:rsidRPr="00A139C1">
              <w:rPr>
                <w:lang w:val="en-US"/>
              </w:rPr>
              <w:t xml:space="preserve">    </w:t>
            </w:r>
            <w:r>
              <w:rPr>
                <w:color w:val="0000FF"/>
              </w:rPr>
              <w:t>&lt;/</w:t>
            </w:r>
            <w:r>
              <w:rPr>
                <w:color w:val="A31515"/>
              </w:rPr>
              <w:t>Grid</w:t>
            </w:r>
            <w:r>
              <w:rPr>
                <w:color w:val="0000FF"/>
              </w:rPr>
              <w:t>&gt;</w:t>
            </w:r>
          </w:p>
          <w:p w:rsidR="00A92103" w:rsidRDefault="00A139C1" w:rsidP="00A139C1">
            <w:pPr>
              <w:pStyle w:val="Normal1"/>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C6444D" w:rsidRPr="00C6444D" w:rsidRDefault="00C6444D" w:rsidP="00FB33A4">
      <w:pPr>
        <w:pStyle w:val="Normal1"/>
        <w:spacing w:before="0" w:after="0"/>
      </w:pPr>
      <w:bookmarkStart w:id="27" w:name="_52cs6ie39at" w:colFirst="0" w:colLast="0"/>
      <w:bookmarkEnd w:id="27"/>
      <w:r>
        <w:t>В этом случае придется вручную добавить код обра</w:t>
      </w:r>
      <w:r w:rsidR="000028F5">
        <w:t>бо</w:t>
      </w:r>
      <w:r>
        <w:t xml:space="preserve">тчика в файл </w:t>
      </w:r>
      <w:r w:rsidRPr="00C6444D">
        <w:t>.</w:t>
      </w:r>
      <w:r>
        <w:rPr>
          <w:lang w:val="en-US"/>
        </w:rPr>
        <w:t>cs</w:t>
      </w:r>
      <w:r w:rsidRPr="00C6444D">
        <w:t>.</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C6444D"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6444D" w:rsidRPr="00C6444D" w:rsidRDefault="00C6444D" w:rsidP="00DB7283">
            <w:pPr>
              <w:rPr>
                <w:lang w:val="en-US"/>
              </w:rPr>
            </w:pPr>
            <w:r w:rsidRPr="00C6444D">
              <w:rPr>
                <w:color w:val="0000FF"/>
                <w:lang w:val="en-US"/>
              </w:rPr>
              <w:t>private</w:t>
            </w:r>
            <w:r w:rsidRPr="00C6444D">
              <w:rPr>
                <w:lang w:val="en-US"/>
              </w:rPr>
              <w:t xml:space="preserve"> </w:t>
            </w:r>
            <w:r w:rsidRPr="00C6444D">
              <w:rPr>
                <w:color w:val="0000FF"/>
                <w:lang w:val="en-US"/>
              </w:rPr>
              <w:t>void</w:t>
            </w:r>
            <w:r w:rsidRPr="00C6444D">
              <w:rPr>
                <w:lang w:val="en-US"/>
              </w:rPr>
              <w:t xml:space="preserve"> btnSendEmail_Click(</w:t>
            </w:r>
            <w:r w:rsidRPr="00C6444D">
              <w:rPr>
                <w:color w:val="0000FF"/>
                <w:lang w:val="en-US"/>
              </w:rPr>
              <w:t>object</w:t>
            </w:r>
            <w:r w:rsidRPr="00C6444D">
              <w:rPr>
                <w:lang w:val="en-US"/>
              </w:rPr>
              <w:t xml:space="preserve"> sender, </w:t>
            </w:r>
            <w:r w:rsidRPr="00C6444D">
              <w:rPr>
                <w:color w:val="2B91AF"/>
                <w:lang w:val="en-US"/>
              </w:rPr>
              <w:t>RoutedEventArgs</w:t>
            </w:r>
            <w:r w:rsidRPr="00C6444D">
              <w:rPr>
                <w:lang w:val="en-US"/>
              </w:rPr>
              <w:t xml:space="preserve"> e)</w:t>
            </w:r>
          </w:p>
          <w:p w:rsidR="00C6444D" w:rsidRDefault="00C6444D" w:rsidP="00DB7283">
            <w:r>
              <w:t>{</w:t>
            </w:r>
          </w:p>
          <w:p w:rsidR="00C6444D" w:rsidRDefault="00C6444D" w:rsidP="00DB7283"/>
          <w:p w:rsidR="00C6444D" w:rsidRPr="001A6586" w:rsidRDefault="00C6444D" w:rsidP="00DB7283">
            <w:pPr>
              <w:rPr>
                <w:lang w:val="en-US"/>
              </w:rPr>
            </w:pPr>
            <w:r>
              <w:t>}</w:t>
            </w:r>
          </w:p>
        </w:tc>
      </w:tr>
    </w:tbl>
    <w:p w:rsidR="00FB33A4" w:rsidRDefault="00C6444D" w:rsidP="00FB33A4">
      <w:pPr>
        <w:pStyle w:val="Normal1"/>
      </w:pPr>
      <w:r>
        <w:t xml:space="preserve">Теперь в двух проектах нужно добавить две директивы </w:t>
      </w:r>
      <w:r>
        <w:rPr>
          <w:lang w:val="en-US"/>
        </w:rPr>
        <w:t>using</w:t>
      </w:r>
      <w:r w:rsidRPr="00C6444D">
        <w:t xml:space="preserve"> </w:t>
      </w:r>
    </w:p>
    <w:p w:rsidR="00FB33A4" w:rsidRPr="00F310E3" w:rsidRDefault="00C6444D" w:rsidP="00FB33A4">
      <w:pPr>
        <w:pStyle w:val="Normal1"/>
        <w:rPr>
          <w:noProof/>
          <w:lang w:val="en-US"/>
          <w:rPrChange w:id="28" w:author="SVFrolov" w:date="2017-08-17T13:09:00Z">
            <w:rPr>
              <w:noProof/>
            </w:rPr>
          </w:rPrChange>
        </w:rPr>
      </w:pPr>
      <w:r w:rsidRPr="008F74D3">
        <w:rPr>
          <w:noProof/>
          <w:color w:val="0000FF"/>
          <w:lang w:val="en-US"/>
        </w:rPr>
        <w:t>using</w:t>
      </w:r>
      <w:r w:rsidRPr="008F74D3">
        <w:rPr>
          <w:noProof/>
          <w:lang w:val="en-US"/>
        </w:rPr>
        <w:t xml:space="preserve"> System.Net;</w:t>
      </w:r>
    </w:p>
    <w:p w:rsidR="00FB33A4" w:rsidRPr="00F310E3" w:rsidRDefault="00C6444D" w:rsidP="00FB33A4">
      <w:pPr>
        <w:pStyle w:val="Normal1"/>
        <w:rPr>
          <w:noProof/>
          <w:lang w:val="en-US"/>
          <w:rPrChange w:id="29" w:author="SVFrolov" w:date="2017-08-17T13:09:00Z">
            <w:rPr>
              <w:noProof/>
            </w:rPr>
          </w:rPrChange>
        </w:rPr>
      </w:pPr>
      <w:r w:rsidRPr="008F74D3">
        <w:rPr>
          <w:noProof/>
          <w:color w:val="0000FF"/>
          <w:lang w:val="en-US"/>
        </w:rPr>
        <w:t>using</w:t>
      </w:r>
      <w:r w:rsidRPr="00F310E3">
        <w:rPr>
          <w:noProof/>
          <w:lang w:val="en-US"/>
          <w:rPrChange w:id="30" w:author="SVFrolov" w:date="2017-08-17T13:09:00Z">
            <w:rPr>
              <w:noProof/>
              <w:color w:val="000000"/>
            </w:rPr>
          </w:rPrChange>
        </w:rPr>
        <w:t xml:space="preserve"> </w:t>
      </w:r>
      <w:r w:rsidRPr="008F74D3">
        <w:rPr>
          <w:noProof/>
          <w:lang w:val="en-US"/>
        </w:rPr>
        <w:t>System</w:t>
      </w:r>
      <w:r w:rsidRPr="00F310E3">
        <w:rPr>
          <w:noProof/>
          <w:lang w:val="en-US"/>
          <w:rPrChange w:id="31" w:author="SVFrolov" w:date="2017-08-17T13:09:00Z">
            <w:rPr>
              <w:noProof/>
              <w:color w:val="000000"/>
            </w:rPr>
          </w:rPrChange>
        </w:rPr>
        <w:t>.</w:t>
      </w:r>
      <w:r w:rsidRPr="008F74D3">
        <w:rPr>
          <w:noProof/>
          <w:lang w:val="en-US"/>
        </w:rPr>
        <w:t>Net</w:t>
      </w:r>
      <w:r w:rsidRPr="00F310E3">
        <w:rPr>
          <w:noProof/>
          <w:lang w:val="en-US"/>
          <w:rPrChange w:id="32" w:author="SVFrolov" w:date="2017-08-17T13:09:00Z">
            <w:rPr>
              <w:noProof/>
              <w:color w:val="000000"/>
            </w:rPr>
          </w:rPrChange>
        </w:rPr>
        <w:t>.</w:t>
      </w:r>
      <w:r w:rsidRPr="008F74D3">
        <w:rPr>
          <w:noProof/>
          <w:lang w:val="en-US"/>
        </w:rPr>
        <w:t>Mail</w:t>
      </w:r>
      <w:r w:rsidRPr="00F310E3">
        <w:rPr>
          <w:noProof/>
          <w:lang w:val="en-US"/>
          <w:rPrChange w:id="33" w:author="SVFrolov" w:date="2017-08-17T13:09:00Z">
            <w:rPr>
              <w:noProof/>
              <w:color w:val="000000"/>
            </w:rPr>
          </w:rPrChange>
        </w:rPr>
        <w:t>;</w:t>
      </w:r>
    </w:p>
    <w:p w:rsidR="00FB33A4" w:rsidRDefault="00C6444D" w:rsidP="00FB33A4">
      <w:pPr>
        <w:pStyle w:val="Normal1"/>
      </w:pPr>
      <w:r w:rsidRPr="00260485">
        <w:rPr>
          <w:noProof/>
        </w:rPr>
        <w:t xml:space="preserve">А в тело обработчика </w:t>
      </w:r>
      <w:r w:rsidRPr="00260485">
        <w:rPr>
          <w:lang w:val="en-US"/>
        </w:rPr>
        <w:t>btnSendEmail</w:t>
      </w:r>
      <w:r w:rsidRPr="00260485">
        <w:t>_</w:t>
      </w:r>
      <w:r w:rsidRPr="00260485">
        <w:rPr>
          <w:lang w:val="en-US"/>
        </w:rPr>
        <w:t>Click</w:t>
      </w:r>
      <w:r w:rsidRPr="00260485">
        <w:t xml:space="preserve"> добавить тот код, который мы писали в самом начале нашего урока.</w:t>
      </w:r>
    </w:p>
    <w:p w:rsidR="00C6444D" w:rsidRPr="00260485" w:rsidRDefault="00C6444D" w:rsidP="00FB33A4">
      <w:pPr>
        <w:pStyle w:val="Normal1"/>
        <w:spacing w:after="0"/>
      </w:pPr>
      <w:r w:rsidRPr="00260485">
        <w:t>Ниже я приведу его с некоторыми изменениями</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8F74D3"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550D95" w:rsidRPr="00550D95" w:rsidRDefault="00550D95" w:rsidP="00DB7283">
            <w:pPr>
              <w:rPr>
                <w:noProof/>
                <w:color w:val="008000"/>
                <w:lang w:val="en-US"/>
              </w:rPr>
            </w:pPr>
            <w:r w:rsidRPr="00550D95">
              <w:rPr>
                <w:noProof/>
                <w:color w:val="2B91AF"/>
                <w:lang w:val="en-US"/>
              </w:rPr>
              <w:t>List</w:t>
            </w:r>
            <w:r w:rsidRPr="00550D95">
              <w:rPr>
                <w:noProof/>
                <w:lang w:val="en-US"/>
              </w:rPr>
              <w:t>&lt;</w:t>
            </w:r>
            <w:r w:rsidRPr="00550D95">
              <w:rPr>
                <w:noProof/>
                <w:color w:val="0000FF"/>
                <w:lang w:val="en-US"/>
              </w:rPr>
              <w:t>string</w:t>
            </w:r>
            <w:r w:rsidRPr="00550D95">
              <w:rPr>
                <w:noProof/>
                <w:lang w:val="en-US"/>
              </w:rPr>
              <w:t xml:space="preserve">&gt; listStrMails = </w:t>
            </w:r>
            <w:r w:rsidRPr="00550D95">
              <w:rPr>
                <w:noProof/>
                <w:color w:val="0000FF"/>
                <w:lang w:val="en-US"/>
              </w:rPr>
              <w:t>new</w:t>
            </w:r>
            <w:r w:rsidRPr="00550D95">
              <w:rPr>
                <w:noProof/>
                <w:lang w:val="en-US"/>
              </w:rPr>
              <w:t xml:space="preserve"> </w:t>
            </w:r>
            <w:r w:rsidRPr="00550D95">
              <w:rPr>
                <w:noProof/>
                <w:color w:val="2B91AF"/>
                <w:lang w:val="en-US"/>
              </w:rPr>
              <w:t>List</w:t>
            </w:r>
            <w:r w:rsidRPr="00550D95">
              <w:rPr>
                <w:noProof/>
                <w:lang w:val="en-US"/>
              </w:rPr>
              <w:t>&lt;</w:t>
            </w:r>
            <w:r w:rsidRPr="00550D95">
              <w:rPr>
                <w:noProof/>
                <w:color w:val="0000FF"/>
                <w:lang w:val="en-US"/>
              </w:rPr>
              <w:t>string</w:t>
            </w:r>
            <w:r w:rsidRPr="00550D95">
              <w:rPr>
                <w:noProof/>
                <w:lang w:val="en-US"/>
              </w:rPr>
              <w:t xml:space="preserve">&gt; { </w:t>
            </w:r>
            <w:r w:rsidRPr="00550D95">
              <w:rPr>
                <w:noProof/>
                <w:color w:val="A31515"/>
                <w:lang w:val="en-US"/>
              </w:rPr>
              <w:t>"</w:t>
            </w:r>
            <w:r w:rsidR="00046F35">
              <w:rPr>
                <w:noProof/>
                <w:color w:val="A31515"/>
                <w:lang w:val="en-US"/>
              </w:rPr>
              <w:t>testEmail</w:t>
            </w:r>
            <w:r w:rsidRPr="00550D95">
              <w:rPr>
                <w:noProof/>
                <w:color w:val="A31515"/>
                <w:lang w:val="en-US"/>
              </w:rPr>
              <w:t>@gmail.com"</w:t>
            </w:r>
            <w:r w:rsidRPr="00550D95">
              <w:rPr>
                <w:noProof/>
                <w:lang w:val="en-US"/>
              </w:rPr>
              <w:t xml:space="preserve">, </w:t>
            </w:r>
            <w:r w:rsidRPr="00550D95">
              <w:rPr>
                <w:noProof/>
                <w:color w:val="A31515"/>
                <w:lang w:val="en-US"/>
              </w:rPr>
              <w:t>"</w:t>
            </w:r>
            <w:r w:rsidR="00046F35">
              <w:rPr>
                <w:noProof/>
                <w:color w:val="A31515"/>
                <w:lang w:val="en-US"/>
              </w:rPr>
              <w:t>email</w:t>
            </w:r>
            <w:r w:rsidRPr="00550D95">
              <w:rPr>
                <w:noProof/>
                <w:color w:val="A31515"/>
                <w:lang w:val="en-US"/>
              </w:rPr>
              <w:t>@yandex.ru"</w:t>
            </w:r>
            <w:r w:rsidRPr="00550D95">
              <w:rPr>
                <w:noProof/>
                <w:lang w:val="en-US"/>
              </w:rPr>
              <w:t xml:space="preserve"> };  </w:t>
            </w:r>
            <w:r w:rsidRPr="00550D95">
              <w:rPr>
                <w:noProof/>
                <w:color w:val="008000"/>
                <w:lang w:val="en-US"/>
              </w:rPr>
              <w:t xml:space="preserve">// </w:t>
            </w:r>
            <w:r w:rsidRPr="00550D95">
              <w:rPr>
                <w:noProof/>
                <w:color w:val="008000"/>
              </w:rPr>
              <w:t>Список</w:t>
            </w:r>
            <w:r w:rsidRPr="00550D95">
              <w:rPr>
                <w:noProof/>
                <w:color w:val="008000"/>
                <w:lang w:val="en-US"/>
              </w:rPr>
              <w:t xml:space="preserve"> email'</w:t>
            </w:r>
            <w:r w:rsidRPr="00550D95">
              <w:rPr>
                <w:noProof/>
                <w:color w:val="008000"/>
              </w:rPr>
              <w:t>ов</w:t>
            </w:r>
            <w:r w:rsidRPr="00550D95">
              <w:rPr>
                <w:noProof/>
                <w:color w:val="008000"/>
                <w:lang w:val="en-US"/>
              </w:rPr>
              <w:t xml:space="preserve"> </w:t>
            </w:r>
            <w:r w:rsidR="00450F22" w:rsidRPr="00450F22">
              <w:rPr>
                <w:noProof/>
                <w:color w:val="008000"/>
                <w:lang w:val="en-US"/>
              </w:rPr>
              <w:t>//</w:t>
            </w:r>
            <w:r w:rsidRPr="00550D95">
              <w:rPr>
                <w:noProof/>
                <w:color w:val="008000"/>
              </w:rPr>
              <w:t>кому</w:t>
            </w:r>
            <w:r w:rsidRPr="00550D95">
              <w:rPr>
                <w:noProof/>
                <w:color w:val="008000"/>
                <w:lang w:val="en-US"/>
              </w:rPr>
              <w:t xml:space="preserve"> </w:t>
            </w:r>
            <w:r w:rsidRPr="00550D95">
              <w:rPr>
                <w:noProof/>
                <w:color w:val="008000"/>
              </w:rPr>
              <w:t>мы</w:t>
            </w:r>
            <w:r w:rsidRPr="00550D95">
              <w:rPr>
                <w:noProof/>
                <w:color w:val="008000"/>
                <w:lang w:val="en-US"/>
              </w:rPr>
              <w:t xml:space="preserve"> </w:t>
            </w:r>
            <w:r w:rsidRPr="00550D95">
              <w:rPr>
                <w:noProof/>
                <w:color w:val="008000"/>
              </w:rPr>
              <w:t>отправляем</w:t>
            </w:r>
            <w:r w:rsidRPr="00550D95">
              <w:rPr>
                <w:noProof/>
                <w:color w:val="008000"/>
                <w:lang w:val="en-US"/>
              </w:rPr>
              <w:t xml:space="preserve"> </w:t>
            </w:r>
            <w:r w:rsidRPr="00550D95">
              <w:rPr>
                <w:noProof/>
                <w:color w:val="008000"/>
              </w:rPr>
              <w:t>письмо</w:t>
            </w:r>
          </w:p>
          <w:p w:rsidR="00550D95" w:rsidRPr="00550D95" w:rsidRDefault="00550D95" w:rsidP="00DB7283">
            <w:pPr>
              <w:rPr>
                <w:noProof/>
                <w:color w:val="008000"/>
                <w:lang w:val="en-US"/>
              </w:rPr>
            </w:pPr>
            <w:r w:rsidRPr="00550D95">
              <w:rPr>
                <w:noProof/>
                <w:color w:val="0000FF"/>
                <w:lang w:val="en-US"/>
              </w:rPr>
              <w:t>string</w:t>
            </w:r>
            <w:r w:rsidRPr="00550D95">
              <w:rPr>
                <w:noProof/>
                <w:lang w:val="en-US"/>
              </w:rPr>
              <w:t xml:space="preserve"> strPassword = passwordBox</w:t>
            </w:r>
            <w:r w:rsidR="00450F22">
              <w:rPr>
                <w:noProof/>
                <w:lang w:val="en-US"/>
              </w:rPr>
              <w:t>.Password</w:t>
            </w:r>
            <w:r w:rsidRPr="00550D95">
              <w:rPr>
                <w:noProof/>
                <w:lang w:val="en-US"/>
              </w:rPr>
              <w:t xml:space="preserve">;  </w:t>
            </w:r>
            <w:r w:rsidRPr="00550D95">
              <w:rPr>
                <w:noProof/>
                <w:color w:val="008000"/>
                <w:lang w:val="en-US"/>
              </w:rPr>
              <w:t xml:space="preserve">// </w:t>
            </w:r>
            <w:r w:rsidRPr="00550D95">
              <w:rPr>
                <w:noProof/>
                <w:color w:val="008000"/>
              </w:rPr>
              <w:t>для</w:t>
            </w:r>
            <w:r w:rsidRPr="00550D95">
              <w:rPr>
                <w:noProof/>
                <w:color w:val="008000"/>
                <w:lang w:val="en-US"/>
              </w:rPr>
              <w:t xml:space="preserve"> </w:t>
            </w:r>
            <w:r w:rsidR="00450F22">
              <w:rPr>
                <w:noProof/>
                <w:color w:val="008000"/>
                <w:lang w:val="en-US"/>
              </w:rPr>
              <w:t>WinForms</w:t>
            </w:r>
            <w:r w:rsidRPr="00550D95">
              <w:rPr>
                <w:noProof/>
                <w:color w:val="008000"/>
                <w:lang w:val="en-US"/>
              </w:rPr>
              <w:t xml:space="preserve"> - string strPassword = passwordBox.</w:t>
            </w:r>
            <w:r w:rsidR="00450F22">
              <w:rPr>
                <w:noProof/>
                <w:color w:val="008000"/>
                <w:lang w:val="en-US"/>
              </w:rPr>
              <w:t>Text</w:t>
            </w:r>
            <w:r w:rsidRPr="00550D95">
              <w:rPr>
                <w:noProof/>
                <w:color w:val="008000"/>
                <w:lang w:val="en-US"/>
              </w:rPr>
              <w:t>;</w:t>
            </w:r>
          </w:p>
          <w:p w:rsidR="00550D95" w:rsidRPr="00550D95" w:rsidRDefault="00550D95" w:rsidP="00DB7283">
            <w:pPr>
              <w:rPr>
                <w:noProof/>
                <w:lang w:val="en-US"/>
              </w:rPr>
            </w:pPr>
            <w:r w:rsidRPr="00550D95">
              <w:rPr>
                <w:noProof/>
                <w:color w:val="0000FF"/>
                <w:lang w:val="en-US"/>
              </w:rPr>
              <w:t>foreach</w:t>
            </w:r>
            <w:r w:rsidRPr="00550D95">
              <w:rPr>
                <w:noProof/>
                <w:lang w:val="en-US"/>
              </w:rPr>
              <w:t xml:space="preserve"> (</w:t>
            </w:r>
            <w:r w:rsidRPr="00550D95">
              <w:rPr>
                <w:noProof/>
                <w:color w:val="0000FF"/>
                <w:lang w:val="en-US"/>
              </w:rPr>
              <w:t>string</w:t>
            </w:r>
            <w:r w:rsidRPr="00550D95">
              <w:rPr>
                <w:noProof/>
                <w:lang w:val="en-US"/>
              </w:rPr>
              <w:t xml:space="preserve"> mail </w:t>
            </w:r>
            <w:r w:rsidRPr="00550D95">
              <w:rPr>
                <w:noProof/>
                <w:color w:val="0000FF"/>
                <w:lang w:val="en-US"/>
              </w:rPr>
              <w:t>in</w:t>
            </w:r>
            <w:r w:rsidRPr="00550D95">
              <w:rPr>
                <w:noProof/>
                <w:lang w:val="en-US"/>
              </w:rPr>
              <w:t xml:space="preserve"> listStrMails)</w:t>
            </w:r>
          </w:p>
          <w:p w:rsidR="00550D95" w:rsidRPr="00340347" w:rsidRDefault="00550D95" w:rsidP="00DB7283">
            <w:pPr>
              <w:rPr>
                <w:noProof/>
              </w:rPr>
            </w:pPr>
            <w:r w:rsidRPr="00340347">
              <w:rPr>
                <w:noProof/>
              </w:rPr>
              <w:t>{</w:t>
            </w:r>
          </w:p>
          <w:p w:rsidR="00550D95" w:rsidRPr="00550D95" w:rsidRDefault="00550D95" w:rsidP="00DB7283">
            <w:pPr>
              <w:rPr>
                <w:noProof/>
              </w:rPr>
            </w:pPr>
            <w:r w:rsidRPr="00550D95">
              <w:rPr>
                <w:noProof/>
                <w:color w:val="auto"/>
              </w:rPr>
              <w:t xml:space="preserve">    </w:t>
            </w:r>
            <w:r w:rsidRPr="00550D95">
              <w:rPr>
                <w:noProof/>
              </w:rPr>
              <w:t>// Используем using, что бы гарантированно удалить объект MailMessage после использования</w:t>
            </w:r>
          </w:p>
          <w:p w:rsidR="00550D95" w:rsidRPr="00550D95" w:rsidRDefault="00550D95" w:rsidP="00DB7283">
            <w:pPr>
              <w:rPr>
                <w:noProof/>
                <w:lang w:val="en-US"/>
              </w:rPr>
            </w:pPr>
            <w:r w:rsidRPr="00340347">
              <w:rPr>
                <w:noProof/>
              </w:rPr>
              <w:t xml:space="preserve">    </w:t>
            </w:r>
            <w:r w:rsidRPr="00550D95">
              <w:rPr>
                <w:noProof/>
                <w:color w:val="0000FF"/>
                <w:lang w:val="en-US"/>
              </w:rPr>
              <w:t>using</w:t>
            </w:r>
            <w:r w:rsidRPr="00550D95">
              <w:rPr>
                <w:noProof/>
                <w:lang w:val="en-US"/>
              </w:rPr>
              <w:t xml:space="preserve"> (</w:t>
            </w:r>
            <w:r w:rsidRPr="00550D95">
              <w:rPr>
                <w:noProof/>
                <w:color w:val="2B91AF"/>
                <w:lang w:val="en-US"/>
              </w:rPr>
              <w:t>MailMessage</w:t>
            </w:r>
            <w:r w:rsidRPr="00550D95">
              <w:rPr>
                <w:noProof/>
                <w:lang w:val="en-US"/>
              </w:rPr>
              <w:t xml:space="preserve"> mm = </w:t>
            </w:r>
            <w:r w:rsidRPr="00550D95">
              <w:rPr>
                <w:noProof/>
                <w:color w:val="0000FF"/>
                <w:lang w:val="en-US"/>
              </w:rPr>
              <w:t>new</w:t>
            </w:r>
            <w:r w:rsidRPr="00550D95">
              <w:rPr>
                <w:noProof/>
                <w:lang w:val="en-US"/>
              </w:rPr>
              <w:t xml:space="preserve"> </w:t>
            </w:r>
            <w:r w:rsidRPr="00550D95">
              <w:rPr>
                <w:noProof/>
                <w:color w:val="2B91AF"/>
                <w:lang w:val="en-US"/>
              </w:rPr>
              <w:t>MailMessage</w:t>
            </w:r>
            <w:r w:rsidRPr="00550D95">
              <w:rPr>
                <w:noProof/>
                <w:lang w:val="en-US"/>
              </w:rPr>
              <w:t>(</w:t>
            </w:r>
            <w:r w:rsidRPr="00550D95">
              <w:rPr>
                <w:noProof/>
                <w:color w:val="A31515"/>
                <w:lang w:val="en-US"/>
              </w:rPr>
              <w:t>"</w:t>
            </w:r>
            <w:r w:rsidR="00046F35">
              <w:rPr>
                <w:noProof/>
                <w:color w:val="A31515"/>
                <w:lang w:val="en-US"/>
              </w:rPr>
              <w:t>sender</w:t>
            </w:r>
            <w:r w:rsidRPr="00550D95">
              <w:rPr>
                <w:noProof/>
                <w:color w:val="A31515"/>
                <w:lang w:val="en-US"/>
              </w:rPr>
              <w:t>@yandex.ru"</w:t>
            </w:r>
            <w:r w:rsidRPr="00550D95">
              <w:rPr>
                <w:noProof/>
                <w:lang w:val="en-US"/>
              </w:rPr>
              <w:t>, mail))</w:t>
            </w:r>
          </w:p>
          <w:p w:rsidR="00550D95" w:rsidRPr="00550D95" w:rsidRDefault="00550D95" w:rsidP="00DB7283">
            <w:pPr>
              <w:rPr>
                <w:noProof/>
              </w:rPr>
            </w:pPr>
            <w:r w:rsidRPr="00550D95">
              <w:rPr>
                <w:noProof/>
                <w:lang w:val="en-US"/>
              </w:rPr>
              <w:t xml:space="preserve">    </w:t>
            </w:r>
            <w:r w:rsidRPr="00550D95">
              <w:rPr>
                <w:noProof/>
              </w:rPr>
              <w:t>{</w:t>
            </w:r>
          </w:p>
          <w:p w:rsidR="00550D95" w:rsidRPr="00550D95" w:rsidRDefault="00550D95" w:rsidP="00DB7283">
            <w:pPr>
              <w:rPr>
                <w:noProof/>
              </w:rPr>
            </w:pPr>
            <w:r w:rsidRPr="00550D95">
              <w:rPr>
                <w:noProof/>
                <w:color w:val="auto"/>
              </w:rPr>
              <w:t xml:space="preserve">        </w:t>
            </w:r>
            <w:r w:rsidRPr="00550D95">
              <w:rPr>
                <w:noProof/>
              </w:rPr>
              <w:t>// Формируем письмо</w:t>
            </w:r>
          </w:p>
          <w:p w:rsidR="00550D95" w:rsidRPr="00550D95" w:rsidRDefault="00550D95" w:rsidP="00DB7283">
            <w:pPr>
              <w:rPr>
                <w:noProof/>
                <w:color w:val="008000"/>
              </w:rPr>
            </w:pPr>
            <w:r w:rsidRPr="00550D95">
              <w:rPr>
                <w:noProof/>
              </w:rPr>
              <w:t xml:space="preserve">        mm.Subject = </w:t>
            </w:r>
            <w:r w:rsidRPr="00550D95">
              <w:rPr>
                <w:noProof/>
                <w:color w:val="A31515"/>
              </w:rPr>
              <w:t>"Привет из C#"</w:t>
            </w:r>
            <w:r w:rsidRPr="00550D95">
              <w:rPr>
                <w:noProof/>
              </w:rPr>
              <w:t xml:space="preserve">; </w:t>
            </w:r>
            <w:r w:rsidRPr="00550D95">
              <w:rPr>
                <w:noProof/>
                <w:color w:val="008000"/>
              </w:rPr>
              <w:t>// Заголовок письма</w:t>
            </w:r>
          </w:p>
          <w:p w:rsidR="00550D95" w:rsidRPr="00550D95" w:rsidRDefault="00550D95" w:rsidP="00DB7283">
            <w:pPr>
              <w:rPr>
                <w:noProof/>
                <w:color w:val="008000"/>
                <w:lang w:val="en-US"/>
              </w:rPr>
            </w:pPr>
            <w:r w:rsidRPr="00550D95">
              <w:rPr>
                <w:noProof/>
              </w:rPr>
              <w:t xml:space="preserve">        </w:t>
            </w:r>
            <w:r w:rsidRPr="00550D95">
              <w:rPr>
                <w:noProof/>
                <w:lang w:val="en-US"/>
              </w:rPr>
              <w:t xml:space="preserve">mm.Body = </w:t>
            </w:r>
            <w:r w:rsidRPr="00550D95">
              <w:rPr>
                <w:noProof/>
                <w:color w:val="A31515"/>
                <w:lang w:val="en-US"/>
              </w:rPr>
              <w:t>"Hello, world!"</w:t>
            </w:r>
            <w:r w:rsidRPr="00550D95">
              <w:rPr>
                <w:noProof/>
                <w:lang w:val="en-US"/>
              </w:rPr>
              <w:t xml:space="preserve">; </w:t>
            </w:r>
            <w:r w:rsidRPr="00550D95">
              <w:rPr>
                <w:noProof/>
                <w:color w:val="008000"/>
                <w:lang w:val="en-US"/>
              </w:rPr>
              <w:t xml:space="preserve">// </w:t>
            </w:r>
            <w:r w:rsidRPr="00550D95">
              <w:rPr>
                <w:noProof/>
                <w:color w:val="008000"/>
              </w:rPr>
              <w:t>Тело</w:t>
            </w:r>
            <w:r w:rsidRPr="00550D95">
              <w:rPr>
                <w:noProof/>
                <w:color w:val="008000"/>
                <w:lang w:val="en-US"/>
              </w:rPr>
              <w:t xml:space="preserve"> </w:t>
            </w:r>
            <w:r w:rsidRPr="00550D95">
              <w:rPr>
                <w:noProof/>
                <w:color w:val="008000"/>
              </w:rPr>
              <w:t>письма</w:t>
            </w:r>
          </w:p>
          <w:p w:rsidR="00550D95" w:rsidRPr="00550D95" w:rsidRDefault="00550D95" w:rsidP="00DB7283">
            <w:pPr>
              <w:rPr>
                <w:noProof/>
                <w:color w:val="008000"/>
              </w:rPr>
            </w:pPr>
            <w:r w:rsidRPr="00550D95">
              <w:rPr>
                <w:noProof/>
                <w:lang w:val="en-US"/>
              </w:rPr>
              <w:t xml:space="preserve">        </w:t>
            </w:r>
            <w:r w:rsidRPr="00550D95">
              <w:rPr>
                <w:noProof/>
              </w:rPr>
              <w:t xml:space="preserve">mm.IsBodyHtml = </w:t>
            </w:r>
            <w:r w:rsidRPr="00550D95">
              <w:rPr>
                <w:noProof/>
                <w:color w:val="0000FF"/>
              </w:rPr>
              <w:t>false</w:t>
            </w:r>
            <w:r w:rsidRPr="00550D95">
              <w:rPr>
                <w:noProof/>
              </w:rPr>
              <w:t xml:space="preserve">; </w:t>
            </w:r>
            <w:r w:rsidRPr="00550D95">
              <w:rPr>
                <w:noProof/>
                <w:color w:val="008000"/>
              </w:rPr>
              <w:t>// Не используем html в теле письма</w:t>
            </w:r>
          </w:p>
          <w:p w:rsidR="00550D95" w:rsidRPr="00550D95" w:rsidRDefault="00550D95" w:rsidP="00DB7283">
            <w:pPr>
              <w:rPr>
                <w:noProof/>
              </w:rPr>
            </w:pPr>
          </w:p>
          <w:p w:rsidR="00550D95" w:rsidRDefault="00550D95" w:rsidP="00DB7283">
            <w:pPr>
              <w:rPr>
                <w:noProof/>
              </w:rPr>
            </w:pPr>
            <w:r w:rsidRPr="00550D95">
              <w:rPr>
                <w:noProof/>
                <w:color w:val="auto"/>
              </w:rPr>
              <w:t xml:space="preserve">        </w:t>
            </w:r>
            <w:r w:rsidRPr="00550D95">
              <w:rPr>
                <w:noProof/>
              </w:rPr>
              <w:t>// Авторизуемся на smtp сервере и отправляем письмо</w:t>
            </w:r>
          </w:p>
          <w:p w:rsidR="00450F22" w:rsidRDefault="00550D95" w:rsidP="00DB7283">
            <w:pPr>
              <w:rPr>
                <w:noProof/>
              </w:rPr>
            </w:pPr>
            <w:r>
              <w:rPr>
                <w:noProof/>
              </w:rPr>
              <w:t xml:space="preserve">        // </w:t>
            </w:r>
            <w:r w:rsidR="00450F22" w:rsidRPr="00450F22">
              <w:rPr>
                <w:noProof/>
              </w:rPr>
              <w:t xml:space="preserve">Оператор using гарантирует вызов метода Dispose, даже если при вызове </w:t>
            </w:r>
          </w:p>
          <w:p w:rsidR="00550D95" w:rsidRPr="00550D95" w:rsidRDefault="00450F22" w:rsidP="00DB7283">
            <w:pPr>
              <w:rPr>
                <w:noProof/>
              </w:rPr>
            </w:pPr>
            <w:r>
              <w:rPr>
                <w:noProof/>
              </w:rPr>
              <w:t xml:space="preserve">        // </w:t>
            </w:r>
            <w:r w:rsidRPr="00450F22">
              <w:rPr>
                <w:noProof/>
              </w:rPr>
              <w:t>методов в объекте происходит</w:t>
            </w:r>
            <w:r>
              <w:rPr>
                <w:noProof/>
              </w:rPr>
              <w:t xml:space="preserve"> исключение.</w:t>
            </w:r>
          </w:p>
          <w:p w:rsidR="00550D95" w:rsidRPr="00550D95" w:rsidRDefault="00550D95" w:rsidP="00DB7283">
            <w:pPr>
              <w:rPr>
                <w:noProof/>
                <w:lang w:val="en-US"/>
              </w:rPr>
            </w:pPr>
            <w:r w:rsidRPr="00550D95">
              <w:rPr>
                <w:noProof/>
              </w:rPr>
              <w:t xml:space="preserve">        </w:t>
            </w:r>
            <w:r w:rsidRPr="00550D95">
              <w:rPr>
                <w:noProof/>
                <w:color w:val="0000FF"/>
                <w:lang w:val="en-US"/>
              </w:rPr>
              <w:t>using</w:t>
            </w:r>
            <w:r w:rsidRPr="00550D95">
              <w:rPr>
                <w:noProof/>
                <w:lang w:val="en-US"/>
              </w:rPr>
              <w:t xml:space="preserve"> (</w:t>
            </w:r>
            <w:r w:rsidRPr="00550D95">
              <w:rPr>
                <w:noProof/>
                <w:color w:val="2B91AF"/>
                <w:lang w:val="en-US"/>
              </w:rPr>
              <w:t>SmtpClient</w:t>
            </w:r>
            <w:r w:rsidRPr="00550D95">
              <w:rPr>
                <w:noProof/>
                <w:lang w:val="en-US"/>
              </w:rPr>
              <w:t xml:space="preserve"> sc = </w:t>
            </w:r>
            <w:r w:rsidRPr="00550D95">
              <w:rPr>
                <w:noProof/>
                <w:color w:val="0000FF"/>
                <w:lang w:val="en-US"/>
              </w:rPr>
              <w:t>new</w:t>
            </w:r>
            <w:r w:rsidRPr="00550D95">
              <w:rPr>
                <w:noProof/>
                <w:lang w:val="en-US"/>
              </w:rPr>
              <w:t xml:space="preserve"> </w:t>
            </w:r>
            <w:r w:rsidRPr="00550D95">
              <w:rPr>
                <w:noProof/>
                <w:color w:val="2B91AF"/>
                <w:lang w:val="en-US"/>
              </w:rPr>
              <w:t>SmtpClient</w:t>
            </w:r>
            <w:r w:rsidRPr="00550D95">
              <w:rPr>
                <w:noProof/>
                <w:lang w:val="en-US"/>
              </w:rPr>
              <w:t>(</w:t>
            </w:r>
            <w:r w:rsidRPr="00550D95">
              <w:rPr>
                <w:noProof/>
                <w:color w:val="A31515"/>
                <w:lang w:val="en-US"/>
              </w:rPr>
              <w:t>"smtp.yandex.ru"</w:t>
            </w:r>
            <w:r w:rsidRPr="00550D95">
              <w:rPr>
                <w:noProof/>
                <w:lang w:val="en-US"/>
              </w:rPr>
              <w:t>, 25))</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lang w:val="en-US"/>
              </w:rPr>
              <w:t xml:space="preserve">            sc.EnableSsl = </w:t>
            </w:r>
            <w:r w:rsidRPr="00550D95">
              <w:rPr>
                <w:noProof/>
                <w:color w:val="0000FF"/>
                <w:lang w:val="en-US"/>
              </w:rPr>
              <w:t>true</w:t>
            </w:r>
            <w:r w:rsidRPr="00550D95">
              <w:rPr>
                <w:noProof/>
                <w:lang w:val="en-US"/>
              </w:rPr>
              <w:t>;</w:t>
            </w:r>
          </w:p>
          <w:p w:rsidR="00550D95" w:rsidRPr="00550D95" w:rsidRDefault="00550D95" w:rsidP="00DB7283">
            <w:pPr>
              <w:rPr>
                <w:noProof/>
                <w:lang w:val="en-US"/>
              </w:rPr>
            </w:pPr>
            <w:r w:rsidRPr="00550D95">
              <w:rPr>
                <w:noProof/>
                <w:lang w:val="en-US"/>
              </w:rPr>
              <w:t xml:space="preserve">            sc.Credentials = </w:t>
            </w:r>
            <w:r w:rsidRPr="00550D95">
              <w:rPr>
                <w:noProof/>
                <w:color w:val="0000FF"/>
                <w:lang w:val="en-US"/>
              </w:rPr>
              <w:t>new</w:t>
            </w:r>
            <w:r w:rsidRPr="00550D95">
              <w:rPr>
                <w:noProof/>
                <w:lang w:val="en-US"/>
              </w:rPr>
              <w:t xml:space="preserve"> </w:t>
            </w:r>
            <w:r w:rsidRPr="00550D95">
              <w:rPr>
                <w:noProof/>
                <w:color w:val="2B91AF"/>
                <w:lang w:val="en-US"/>
              </w:rPr>
              <w:t>NetworkCredential</w:t>
            </w:r>
            <w:r w:rsidRPr="00550D95">
              <w:rPr>
                <w:noProof/>
                <w:lang w:val="en-US"/>
              </w:rPr>
              <w:t>(</w:t>
            </w:r>
            <w:r w:rsidRPr="00550D95">
              <w:rPr>
                <w:noProof/>
                <w:color w:val="A31515"/>
                <w:lang w:val="en-US"/>
              </w:rPr>
              <w:t>"</w:t>
            </w:r>
            <w:r w:rsidR="00046F35">
              <w:rPr>
                <w:noProof/>
                <w:color w:val="A31515"/>
                <w:lang w:val="en-US"/>
              </w:rPr>
              <w:t>sender</w:t>
            </w:r>
            <w:r w:rsidRPr="00550D95">
              <w:rPr>
                <w:noProof/>
                <w:color w:val="A31515"/>
                <w:lang w:val="en-US"/>
              </w:rPr>
              <w:t>@yandex.ru"</w:t>
            </w:r>
            <w:r w:rsidRPr="00550D95">
              <w:rPr>
                <w:noProof/>
                <w:lang w:val="en-US"/>
              </w:rPr>
              <w:t>, strPassword);</w:t>
            </w:r>
          </w:p>
          <w:p w:rsidR="00550D95" w:rsidRPr="00550D95" w:rsidRDefault="00550D95" w:rsidP="00DB7283">
            <w:pPr>
              <w:rPr>
                <w:noProof/>
                <w:color w:val="0000FF"/>
                <w:lang w:val="en-US"/>
              </w:rPr>
            </w:pPr>
            <w:r w:rsidRPr="00550D95">
              <w:rPr>
                <w:noProof/>
                <w:lang w:val="en-US"/>
              </w:rPr>
              <w:t xml:space="preserve">            </w:t>
            </w:r>
            <w:r w:rsidRPr="00550D95">
              <w:rPr>
                <w:noProof/>
                <w:color w:val="0000FF"/>
                <w:lang w:val="en-US"/>
              </w:rPr>
              <w:t>try</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lang w:val="en-US"/>
              </w:rPr>
              <w:t xml:space="preserve">                sc.Send(mm);</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lang w:val="en-US"/>
              </w:rPr>
              <w:t xml:space="preserve">            </w:t>
            </w:r>
            <w:r w:rsidRPr="00550D95">
              <w:rPr>
                <w:noProof/>
                <w:color w:val="0000FF"/>
                <w:lang w:val="en-US"/>
              </w:rPr>
              <w:t>catch</w:t>
            </w:r>
            <w:r w:rsidRPr="00550D95">
              <w:rPr>
                <w:noProof/>
                <w:lang w:val="en-US"/>
              </w:rPr>
              <w:t xml:space="preserve"> (</w:t>
            </w:r>
            <w:r w:rsidRPr="00550D95">
              <w:rPr>
                <w:noProof/>
                <w:color w:val="2B91AF"/>
                <w:lang w:val="en-US"/>
              </w:rPr>
              <w:t>Exception</w:t>
            </w:r>
            <w:r w:rsidRPr="00550D95">
              <w:rPr>
                <w:noProof/>
                <w:lang w:val="en-US"/>
              </w:rPr>
              <w:t xml:space="preserve"> ex)</w:t>
            </w:r>
          </w:p>
          <w:p w:rsidR="00550D95" w:rsidRPr="00550D95" w:rsidRDefault="00550D95" w:rsidP="00DB7283">
            <w:pPr>
              <w:rPr>
                <w:noProof/>
              </w:rPr>
            </w:pPr>
            <w:r w:rsidRPr="00550D95">
              <w:rPr>
                <w:noProof/>
                <w:lang w:val="en-US"/>
              </w:rPr>
              <w:t xml:space="preserve">            </w:t>
            </w:r>
            <w:r w:rsidRPr="00550D95">
              <w:rPr>
                <w:noProof/>
              </w:rPr>
              <w:t>{</w:t>
            </w:r>
          </w:p>
          <w:p w:rsidR="00550D95" w:rsidRPr="00550D95" w:rsidRDefault="00550D95" w:rsidP="00DB7283">
            <w:pPr>
              <w:rPr>
                <w:noProof/>
              </w:rPr>
            </w:pPr>
            <w:r w:rsidRPr="00550D95">
              <w:rPr>
                <w:noProof/>
              </w:rPr>
              <w:t xml:space="preserve">                </w:t>
            </w:r>
            <w:r w:rsidRPr="00550D95">
              <w:rPr>
                <w:noProof/>
                <w:color w:val="2B91AF"/>
              </w:rPr>
              <w:t>MessageBox</w:t>
            </w:r>
            <w:r w:rsidRPr="00550D95">
              <w:rPr>
                <w:noProof/>
              </w:rPr>
              <w:t>.Show(</w:t>
            </w:r>
            <w:r w:rsidRPr="00550D95">
              <w:rPr>
                <w:noProof/>
                <w:color w:val="A31515"/>
              </w:rPr>
              <w:t>"Невозможно отправить письмо "</w:t>
            </w:r>
            <w:r w:rsidRPr="00550D95">
              <w:rPr>
                <w:noProof/>
              </w:rPr>
              <w:t xml:space="preserve"> + ex.ToString());</w:t>
            </w:r>
          </w:p>
          <w:p w:rsidR="00550D95" w:rsidRPr="00550D95" w:rsidRDefault="00550D95" w:rsidP="00DB7283">
            <w:pPr>
              <w:rPr>
                <w:noProof/>
                <w:lang w:val="en-US"/>
              </w:rPr>
            </w:pPr>
            <w:r w:rsidRPr="00550D95">
              <w:rPr>
                <w:noProof/>
              </w:rPr>
              <w:t xml:space="preserve">            </w:t>
            </w:r>
            <w:r w:rsidRPr="00550D95">
              <w:rPr>
                <w:noProof/>
                <w:lang w:val="en-US"/>
              </w:rPr>
              <w:t>}</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color w:val="auto"/>
                <w:lang w:val="en-US"/>
              </w:rPr>
              <w:t xml:space="preserve">    }</w:t>
            </w:r>
            <w:r w:rsidRPr="00550D95">
              <w:rPr>
                <w:noProof/>
                <w:lang w:val="en-US"/>
              </w:rPr>
              <w:t>//using (MailMess</w:t>
            </w:r>
            <w:r w:rsidR="00046F35">
              <w:rPr>
                <w:noProof/>
                <w:lang w:val="en-US"/>
              </w:rPr>
              <w:t>age mm = new MailMessage("sender@yandex.ru</w:t>
            </w:r>
            <w:r w:rsidRPr="00550D95">
              <w:rPr>
                <w:noProof/>
                <w:lang w:val="en-US"/>
              </w:rPr>
              <w:t>", mail))</w:t>
            </w:r>
          </w:p>
          <w:p w:rsidR="00550D95" w:rsidRPr="00550D95" w:rsidRDefault="00550D95" w:rsidP="00DB7283">
            <w:pPr>
              <w:rPr>
                <w:noProof/>
              </w:rPr>
            </w:pPr>
            <w:r w:rsidRPr="00550D95">
              <w:rPr>
                <w:noProof/>
              </w:rPr>
              <w:t>}</w:t>
            </w:r>
          </w:p>
          <w:p w:rsidR="008F74D3" w:rsidRPr="001A6586" w:rsidRDefault="00550D95" w:rsidP="00DB7283">
            <w:pPr>
              <w:rPr>
                <w:lang w:val="en-US"/>
              </w:rPr>
            </w:pPr>
            <w:r w:rsidRPr="00550D95">
              <w:rPr>
                <w:noProof/>
              </w:rPr>
              <w:t>MessageBox</w:t>
            </w:r>
            <w:r w:rsidRPr="00550D95">
              <w:rPr>
                <w:noProof/>
                <w:color w:val="auto"/>
              </w:rPr>
              <w:t>.Show(</w:t>
            </w:r>
            <w:r w:rsidRPr="00550D95">
              <w:rPr>
                <w:noProof/>
                <w:color w:val="A31515"/>
              </w:rPr>
              <w:t>"Работа завершена."</w:t>
            </w:r>
            <w:r w:rsidRPr="00550D95">
              <w:rPr>
                <w:noProof/>
                <w:color w:val="auto"/>
              </w:rPr>
              <w:t>);</w:t>
            </w:r>
          </w:p>
        </w:tc>
      </w:tr>
    </w:tbl>
    <w:p w:rsidR="00046F35" w:rsidRDefault="00046F35" w:rsidP="00DB7283">
      <w:r>
        <w:lastRenderedPageBreak/>
        <w:t>Те</w:t>
      </w:r>
      <w:r w:rsidR="00E3415F">
        <w:t>перь вам остается заменить списо</w:t>
      </w:r>
      <w:r>
        <w:t xml:space="preserve">к </w:t>
      </w:r>
      <w:r>
        <w:rPr>
          <w:lang w:val="en-US"/>
        </w:rPr>
        <w:t>email</w:t>
      </w:r>
      <w:r w:rsidRPr="00046F35">
        <w:t>’</w:t>
      </w:r>
      <w:r w:rsidR="00E3415F">
        <w:t>ов</w:t>
      </w:r>
      <w:r>
        <w:t xml:space="preserve"> кому вы хотите отправить письмо.</w:t>
      </w:r>
    </w:p>
    <w:p w:rsidR="00C6444D" w:rsidRDefault="00046F35" w:rsidP="00DB7283">
      <w:r>
        <w:t xml:space="preserve">И свой </w:t>
      </w:r>
      <w:r>
        <w:rPr>
          <w:lang w:val="en-US"/>
        </w:rPr>
        <w:t>email</w:t>
      </w:r>
      <w:r>
        <w:t xml:space="preserve"> от кого вы хотите запустить рассылку. Не забудьте выбрать правильный </w:t>
      </w:r>
      <w:r>
        <w:rPr>
          <w:lang w:val="en-US"/>
        </w:rPr>
        <w:t>smtp</w:t>
      </w:r>
      <w:r w:rsidRPr="00046F35">
        <w:t xml:space="preserve"> </w:t>
      </w:r>
      <w:r>
        <w:t xml:space="preserve">сервер. </w:t>
      </w:r>
    </w:p>
    <w:p w:rsidR="00E3415F" w:rsidRPr="0000110E" w:rsidRDefault="00E3415F" w:rsidP="00DB7283">
      <w:r w:rsidRPr="00260485">
        <w:t xml:space="preserve">Открываю тестовые </w:t>
      </w:r>
      <w:r w:rsidRPr="00260485">
        <w:rPr>
          <w:lang w:val="en-US"/>
        </w:rPr>
        <w:t>email</w:t>
      </w:r>
      <w:r w:rsidRPr="00260485">
        <w:t xml:space="preserve">’ы, и я вижу письма с темой «Привет из </w:t>
      </w:r>
      <w:r w:rsidRPr="00260485">
        <w:rPr>
          <w:lang w:val="en-US"/>
        </w:rPr>
        <w:t>C</w:t>
      </w:r>
      <w:r w:rsidRPr="00260485">
        <w:t>#» внутри текст «</w:t>
      </w:r>
      <w:r w:rsidRPr="00260485">
        <w:rPr>
          <w:lang w:val="en-US"/>
        </w:rPr>
        <w:t>Hello</w:t>
      </w:r>
      <w:r w:rsidRPr="00260485">
        <w:t xml:space="preserve">, </w:t>
      </w:r>
      <w:r w:rsidRPr="00260485">
        <w:rPr>
          <w:lang w:val="en-US"/>
        </w:rPr>
        <w:t>world</w:t>
      </w:r>
      <w:r w:rsidRPr="00260485">
        <w:t xml:space="preserve">!». Ура всё работает, письма отправляются. </w:t>
      </w:r>
      <w:r>
        <w:t xml:space="preserve">Причем отправляются они как из приложения основанного на технологии </w:t>
      </w:r>
      <w:r>
        <w:rPr>
          <w:lang w:val="en-US"/>
        </w:rPr>
        <w:t>WPF</w:t>
      </w:r>
      <w:r w:rsidRPr="00260485">
        <w:t xml:space="preserve">, </w:t>
      </w:r>
      <w:r>
        <w:t xml:space="preserve">так и из приложения основанного на </w:t>
      </w:r>
      <w:r>
        <w:rPr>
          <w:lang w:val="en-US"/>
        </w:rPr>
        <w:t>WinForms</w:t>
      </w:r>
      <w:r w:rsidRPr="00260485">
        <w:t xml:space="preserve">. </w:t>
      </w:r>
    </w:p>
    <w:p w:rsidR="00340347" w:rsidRPr="005C04D0" w:rsidRDefault="00340347" w:rsidP="00DB7283"/>
    <w:p w:rsidR="00340347" w:rsidRPr="005C04D0" w:rsidRDefault="00340347" w:rsidP="00DB7283"/>
    <w:p w:rsidR="00340347" w:rsidRPr="009336D2" w:rsidRDefault="005C04D0" w:rsidP="009336D2">
      <w:pPr>
        <w:pStyle w:val="Heading2"/>
      </w:pPr>
      <w:bookmarkStart w:id="34" w:name="_Toc467090859"/>
      <w:r w:rsidRPr="009336D2">
        <w:t>Изменение</w:t>
      </w:r>
      <w:r w:rsidR="00340347" w:rsidRPr="009336D2">
        <w:t xml:space="preserve"> стиля приложения WPF.</w:t>
      </w:r>
      <w:bookmarkEnd w:id="34"/>
    </w:p>
    <w:p w:rsidR="00260485" w:rsidRDefault="00260485" w:rsidP="00DB7283">
      <w:r>
        <w:t xml:space="preserve">Давайте подчеркнем преимущество технологии </w:t>
      </w:r>
      <w:r>
        <w:rPr>
          <w:lang w:val="en-US"/>
        </w:rPr>
        <w:t>WPF</w:t>
      </w:r>
      <w:r w:rsidRPr="00260485">
        <w:t xml:space="preserve"> </w:t>
      </w:r>
      <w:r>
        <w:t xml:space="preserve">и добавим какой-нибудь красивый стиль для нашего приложения. </w:t>
      </w:r>
    </w:p>
    <w:p w:rsidR="00E3415F" w:rsidRPr="0000110E" w:rsidRDefault="00E3415F" w:rsidP="00DB7283">
      <w:r>
        <w:t xml:space="preserve">Мы можем создать стиль в отдельном </w:t>
      </w:r>
      <w:r>
        <w:rPr>
          <w:lang w:val="en-US"/>
        </w:rPr>
        <w:t>XAML</w:t>
      </w:r>
      <w:r w:rsidRPr="00E3415F">
        <w:t xml:space="preserve"> </w:t>
      </w:r>
      <w:r>
        <w:t xml:space="preserve">файле и привязать его к свойству </w:t>
      </w:r>
      <w:r>
        <w:rPr>
          <w:lang w:val="en-US"/>
        </w:rPr>
        <w:t>Resources</w:t>
      </w:r>
      <w:r w:rsidRPr="00E3415F">
        <w:t xml:space="preserve"> </w:t>
      </w:r>
      <w:r>
        <w:t xml:space="preserve">любого элемента или даже всему приложению. Для всего приложения мы добавляем стиль в файле </w:t>
      </w:r>
      <w:r>
        <w:rPr>
          <w:lang w:val="en-US"/>
        </w:rPr>
        <w:t>App</w:t>
      </w:r>
      <w:r w:rsidRPr="00E3415F">
        <w:t>.</w:t>
      </w:r>
      <w:r>
        <w:rPr>
          <w:lang w:val="en-US"/>
        </w:rPr>
        <w:t>xaml</w:t>
      </w:r>
      <w:r w:rsidRPr="00E3415F">
        <w:t xml:space="preserve"> </w:t>
      </w:r>
      <w:r>
        <w:t xml:space="preserve">в элементе </w:t>
      </w:r>
      <w:r>
        <w:rPr>
          <w:lang w:val="en-US"/>
        </w:rPr>
        <w:t>Application</w:t>
      </w:r>
      <w:r w:rsidRPr="00E3415F">
        <w:t xml:space="preserve"> </w:t>
      </w:r>
      <w:r>
        <w:t xml:space="preserve">в свойстве </w:t>
      </w:r>
      <w:r>
        <w:rPr>
          <w:lang w:val="en-US"/>
        </w:rPr>
        <w:t>Application</w:t>
      </w:r>
      <w:r w:rsidRPr="00E3415F">
        <w:t>.</w:t>
      </w:r>
      <w:r>
        <w:rPr>
          <w:lang w:val="en-US"/>
        </w:rPr>
        <w:t>Resources</w:t>
      </w:r>
      <w:r w:rsidRPr="00E3415F">
        <w:t>.</w:t>
      </w:r>
    </w:p>
    <w:p w:rsidR="00E3415F" w:rsidRDefault="00E3415F" w:rsidP="00DB7283">
      <w:r>
        <w:t xml:space="preserve">Давайте скачаем целую библиотеку стилей или тем </w:t>
      </w:r>
      <w:r w:rsidRPr="00E3415F">
        <w:t>(</w:t>
      </w:r>
      <w:r>
        <w:rPr>
          <w:lang w:val="en-US"/>
        </w:rPr>
        <w:t>theme</w:t>
      </w:r>
      <w:r w:rsidRPr="00E3415F">
        <w:t xml:space="preserve">) </w:t>
      </w:r>
      <w:r>
        <w:t xml:space="preserve">с сайта </w:t>
      </w:r>
      <w:hyperlink r:id="rId27" w:history="1">
        <w:r w:rsidRPr="00FD5B58">
          <w:rPr>
            <w:rStyle w:val="Hyperlink"/>
          </w:rPr>
          <w:t>http://wpfthemes.codeplex.com</w:t>
        </w:r>
      </w:hyperlink>
    </w:p>
    <w:p w:rsidR="0016259D" w:rsidRDefault="0016259D" w:rsidP="00DB7283">
      <w:r>
        <w:rPr>
          <w:noProof/>
        </w:rPr>
        <w:drawing>
          <wp:inline distT="0" distB="0" distL="0" distR="0">
            <wp:extent cx="6121400" cy="12021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121400" cy="1202145"/>
                    </a:xfrm>
                    <a:prstGeom prst="rect">
                      <a:avLst/>
                    </a:prstGeom>
                    <a:noFill/>
                    <a:ln w="9525">
                      <a:noFill/>
                      <a:miter lim="800000"/>
                      <a:headEnd/>
                      <a:tailEnd/>
                    </a:ln>
                  </pic:spPr>
                </pic:pic>
              </a:graphicData>
            </a:graphic>
          </wp:inline>
        </w:drawing>
      </w:r>
    </w:p>
    <w:p w:rsidR="0016259D" w:rsidRDefault="0016259D" w:rsidP="00DB7283">
      <w:r>
        <w:t xml:space="preserve">Заходим на сайт и переключаемся на вкладку </w:t>
      </w:r>
      <w:r>
        <w:rPr>
          <w:lang w:val="en-US"/>
        </w:rPr>
        <w:t>SOURCE</w:t>
      </w:r>
      <w:r w:rsidRPr="0016259D">
        <w:t xml:space="preserve"> </w:t>
      </w:r>
      <w:r>
        <w:rPr>
          <w:lang w:val="en-US"/>
        </w:rPr>
        <w:t>CODE</w:t>
      </w:r>
      <w:r w:rsidRPr="0016259D">
        <w:t xml:space="preserve">, </w:t>
      </w:r>
      <w:r>
        <w:t xml:space="preserve">затем кликаем на кнопку </w:t>
      </w:r>
      <w:r>
        <w:rPr>
          <w:lang w:val="en-US"/>
        </w:rPr>
        <w:t>Download</w:t>
      </w:r>
      <w:r w:rsidRPr="0016259D">
        <w:t xml:space="preserve"> </w:t>
      </w:r>
      <w:r>
        <w:t xml:space="preserve">и загружаем проект с темами. </w:t>
      </w:r>
      <w:r w:rsidR="00AD3F74">
        <w:t>Распаковываем проект.</w:t>
      </w:r>
    </w:p>
    <w:p w:rsidR="00AD3F74" w:rsidRDefault="00AD3F74" w:rsidP="00DB7283">
      <w:r>
        <w:rPr>
          <w:noProof/>
        </w:rPr>
        <w:drawing>
          <wp:inline distT="0" distB="0" distL="0" distR="0">
            <wp:extent cx="6121400" cy="118043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6121400" cy="1180439"/>
                    </a:xfrm>
                    <a:prstGeom prst="rect">
                      <a:avLst/>
                    </a:prstGeom>
                    <a:noFill/>
                    <a:ln w="9525">
                      <a:noFill/>
                      <a:miter lim="800000"/>
                      <a:headEnd/>
                      <a:tailEnd/>
                    </a:ln>
                  </pic:spPr>
                </pic:pic>
              </a:graphicData>
            </a:graphic>
          </wp:inline>
        </w:drawing>
      </w:r>
    </w:p>
    <w:p w:rsidR="00AD3F74" w:rsidRDefault="00AD3F74" w:rsidP="00DB7283">
      <w:r>
        <w:t xml:space="preserve">В папке </w:t>
      </w:r>
      <w:r>
        <w:rPr>
          <w:lang w:val="en-US"/>
        </w:rPr>
        <w:t>WPF</w:t>
      </w:r>
      <w:r w:rsidRPr="00AD3F74">
        <w:t>.</w:t>
      </w:r>
      <w:r>
        <w:rPr>
          <w:lang w:val="en-US"/>
        </w:rPr>
        <w:t>Themes</w:t>
      </w:r>
      <w:r>
        <w:t xml:space="preserve"> мы найдем список тем. Если откроем проект </w:t>
      </w:r>
      <w:r>
        <w:rPr>
          <w:lang w:val="en-US"/>
        </w:rPr>
        <w:t>WPF</w:t>
      </w:r>
      <w:r w:rsidRPr="00AD3F74">
        <w:t>.</w:t>
      </w:r>
      <w:r>
        <w:rPr>
          <w:lang w:val="en-US"/>
        </w:rPr>
        <w:t>Themes</w:t>
      </w:r>
      <w:r w:rsidRPr="00AD3F74">
        <w:t>.</w:t>
      </w:r>
      <w:r>
        <w:rPr>
          <w:lang w:val="en-US"/>
        </w:rPr>
        <w:t>sln</w:t>
      </w:r>
      <w:r>
        <w:t xml:space="preserve"> и запустим его, то можем посмотреть, как внешне выглядят разные темы, что бы выбрать то, что нравится. Если вдруг, при клике на </w:t>
      </w:r>
      <w:r>
        <w:rPr>
          <w:lang w:val="en-US"/>
        </w:rPr>
        <w:t>WPF</w:t>
      </w:r>
      <w:r w:rsidRPr="00AD3F74">
        <w:t>.</w:t>
      </w:r>
      <w:r>
        <w:rPr>
          <w:lang w:val="en-US"/>
        </w:rPr>
        <w:t>Themes</w:t>
      </w:r>
      <w:r w:rsidRPr="00AD3F74">
        <w:t>.</w:t>
      </w:r>
      <w:r>
        <w:rPr>
          <w:lang w:val="en-US"/>
        </w:rPr>
        <w:t>sln</w:t>
      </w:r>
      <w:r w:rsidRPr="00AD3F74">
        <w:t>, проект не хочет открываться</w:t>
      </w:r>
      <w:r w:rsidR="009939F0">
        <w:t>,</w:t>
      </w:r>
      <w:r w:rsidRPr="00AD3F74">
        <w:t xml:space="preserve"> </w:t>
      </w:r>
      <w:r w:rsidR="009939F0">
        <w:t>т</w:t>
      </w:r>
      <w:r>
        <w:t>огда нажимаем на него правой кнопкой мыши, выбираем «Свойства» и нажимаем на кнопку «Изменить» и принудительно задаем, чем открывается приложение.</w:t>
      </w:r>
    </w:p>
    <w:p w:rsidR="0016259D" w:rsidRDefault="00AD3F74" w:rsidP="00DB7283">
      <w:r>
        <w:rPr>
          <w:noProof/>
        </w:rPr>
        <w:drawing>
          <wp:inline distT="0" distB="0" distL="0" distR="0">
            <wp:extent cx="1734388" cy="2312707"/>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1735515" cy="2314210"/>
                    </a:xfrm>
                    <a:prstGeom prst="rect">
                      <a:avLst/>
                    </a:prstGeom>
                    <a:noFill/>
                    <a:ln w="9525">
                      <a:noFill/>
                      <a:miter lim="800000"/>
                      <a:headEnd/>
                      <a:tailEnd/>
                    </a:ln>
                  </pic:spPr>
                </pic:pic>
              </a:graphicData>
            </a:graphic>
          </wp:inline>
        </w:drawing>
      </w:r>
      <w:r>
        <w:t xml:space="preserve"> </w:t>
      </w:r>
    </w:p>
    <w:p w:rsidR="00AD3F74" w:rsidRDefault="00AD3F74" w:rsidP="00DB7283">
      <w:r>
        <w:t xml:space="preserve">Не буду </w:t>
      </w:r>
      <w:r w:rsidR="00896BC1">
        <w:t>описывать,</w:t>
      </w:r>
      <w:r>
        <w:t xml:space="preserve"> как устроено приложение </w:t>
      </w:r>
      <w:r>
        <w:rPr>
          <w:lang w:val="en-US"/>
        </w:rPr>
        <w:t>WPF</w:t>
      </w:r>
      <w:r w:rsidRPr="00AD3F74">
        <w:t>.</w:t>
      </w:r>
      <w:r>
        <w:rPr>
          <w:lang w:val="en-US"/>
        </w:rPr>
        <w:t>Themes</w:t>
      </w:r>
      <w:r>
        <w:t xml:space="preserve">, если оно у вас откроется в вашей версии </w:t>
      </w:r>
      <w:r>
        <w:rPr>
          <w:lang w:val="en-US"/>
        </w:rPr>
        <w:t>Visual</w:t>
      </w:r>
      <w:r w:rsidRPr="00AD3F74">
        <w:t xml:space="preserve"> </w:t>
      </w:r>
      <w:r>
        <w:rPr>
          <w:lang w:val="en-US"/>
        </w:rPr>
        <w:t>Studio</w:t>
      </w:r>
      <w:r w:rsidRPr="00AD3F74">
        <w:t xml:space="preserve"> </w:t>
      </w:r>
      <w:r>
        <w:t xml:space="preserve">и запуститься, то разберетесь сами. </w:t>
      </w:r>
      <w:r w:rsidR="00896BC1">
        <w:t xml:space="preserve">Заодно можете оценить код приложения и оформление контролов. </w:t>
      </w:r>
    </w:p>
    <w:p w:rsidR="00AD3F74" w:rsidRDefault="00AD3F74" w:rsidP="00DB7283">
      <w:r>
        <w:t xml:space="preserve">Наша цель, выбрать тему и добавить её на наше приложение. </w:t>
      </w:r>
    </w:p>
    <w:p w:rsidR="00AD3F74" w:rsidRDefault="00AD3F74" w:rsidP="00DB7283">
      <w:r>
        <w:lastRenderedPageBreak/>
        <w:t>Отрываем папку «</w:t>
      </w:r>
      <w:r>
        <w:rPr>
          <w:lang w:val="en-US"/>
        </w:rPr>
        <w:t>WPF</w:t>
      </w:r>
      <w:r w:rsidRPr="00AD3F74">
        <w:t>.</w:t>
      </w:r>
      <w:r>
        <w:rPr>
          <w:lang w:val="en-US"/>
        </w:rPr>
        <w:t>Themes</w:t>
      </w:r>
      <w:r>
        <w:t>», находим внутри неё папку «</w:t>
      </w:r>
      <w:r w:rsidRPr="00AD3F74">
        <w:t>ShinyBlue</w:t>
      </w:r>
      <w:r>
        <w:t xml:space="preserve">», и копируем файл </w:t>
      </w:r>
      <w:r>
        <w:rPr>
          <w:lang w:val="en-US"/>
        </w:rPr>
        <w:t>Theme</w:t>
      </w:r>
      <w:r w:rsidRPr="00AD3F74">
        <w:t>.</w:t>
      </w:r>
      <w:r>
        <w:rPr>
          <w:lang w:val="en-US"/>
        </w:rPr>
        <w:t>xaml</w:t>
      </w:r>
      <w:r w:rsidRPr="00AD3F74">
        <w:t xml:space="preserve"> </w:t>
      </w:r>
      <w:r>
        <w:t xml:space="preserve">в корневую папку нашего проекта. </w:t>
      </w:r>
    </w:p>
    <w:p w:rsidR="0090264D" w:rsidRDefault="0090264D" w:rsidP="00DB7283">
      <w:r>
        <w:rPr>
          <w:noProof/>
        </w:rPr>
        <w:drawing>
          <wp:inline distT="0" distB="0" distL="0" distR="0">
            <wp:extent cx="1664049" cy="1584769"/>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1664324" cy="1585031"/>
                    </a:xfrm>
                    <a:prstGeom prst="rect">
                      <a:avLst/>
                    </a:prstGeom>
                    <a:noFill/>
                    <a:ln w="9525">
                      <a:noFill/>
                      <a:miter lim="800000"/>
                      <a:headEnd/>
                      <a:tailEnd/>
                    </a:ln>
                  </pic:spPr>
                </pic:pic>
              </a:graphicData>
            </a:graphic>
          </wp:inline>
        </w:drawing>
      </w:r>
    </w:p>
    <w:p w:rsidR="0090264D" w:rsidRDefault="0090264D" w:rsidP="00DB7283">
      <w:r>
        <w:t xml:space="preserve">И добавляем в файл </w:t>
      </w:r>
      <w:r>
        <w:rPr>
          <w:lang w:val="en-US"/>
        </w:rPr>
        <w:t>App</w:t>
      </w:r>
      <w:r w:rsidRPr="0090264D">
        <w:t>.</w:t>
      </w:r>
      <w:r>
        <w:rPr>
          <w:lang w:val="en-US"/>
        </w:rPr>
        <w:t>xaml</w:t>
      </w:r>
      <w:r w:rsidRPr="0090264D">
        <w:t xml:space="preserve">, </w:t>
      </w:r>
      <w:r>
        <w:t xml:space="preserve">элемент </w:t>
      </w:r>
      <w:r>
        <w:rPr>
          <w:lang w:val="en-US"/>
        </w:rPr>
        <w:t>Application</w:t>
      </w:r>
      <w:r>
        <w:t xml:space="preserve">, свойство </w:t>
      </w:r>
      <w:r>
        <w:rPr>
          <w:lang w:val="en-US"/>
        </w:rPr>
        <w:t>Application</w:t>
      </w:r>
      <w:r w:rsidRPr="0090264D">
        <w:t>.</w:t>
      </w:r>
      <w:r>
        <w:rPr>
          <w:lang w:val="en-US"/>
        </w:rPr>
        <w:t>Resources</w:t>
      </w:r>
      <w:r>
        <w:t>, вот такой вот код.</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90264D"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90264D" w:rsidRPr="0090264D" w:rsidRDefault="0090264D" w:rsidP="00DB7283">
            <w:pPr>
              <w:rPr>
                <w:lang w:val="en-US"/>
              </w:rPr>
            </w:pPr>
            <w:r w:rsidRPr="0090264D">
              <w:rPr>
                <w:color w:val="0000FF"/>
                <w:lang w:val="en-US"/>
              </w:rPr>
              <w:t>&lt;</w:t>
            </w:r>
            <w:r w:rsidRPr="0090264D">
              <w:rPr>
                <w:lang w:val="en-US"/>
              </w:rPr>
              <w:t>ResourceDictionary</w:t>
            </w:r>
            <w:r w:rsidRPr="0090264D">
              <w:rPr>
                <w:color w:val="0000FF"/>
                <w:lang w:val="en-US"/>
              </w:rPr>
              <w:t>&gt;</w:t>
            </w:r>
          </w:p>
          <w:p w:rsidR="0090264D" w:rsidRPr="0090264D" w:rsidRDefault="0090264D" w:rsidP="00DB7283">
            <w:pPr>
              <w:rPr>
                <w:lang w:val="en-US"/>
              </w:rPr>
            </w:pPr>
            <w:r w:rsidRPr="0090264D">
              <w:rPr>
                <w:lang w:val="en-US"/>
              </w:rPr>
              <w:t xml:space="preserve">    </w:t>
            </w:r>
            <w:r w:rsidRPr="0090264D">
              <w:rPr>
                <w:color w:val="0000FF"/>
                <w:lang w:val="en-US"/>
              </w:rPr>
              <w:t>&lt;</w:t>
            </w:r>
            <w:r w:rsidRPr="0090264D">
              <w:rPr>
                <w:color w:val="A31515"/>
                <w:lang w:val="en-US"/>
              </w:rPr>
              <w:t>ResourceDictionary.MergedDictionaries</w:t>
            </w:r>
            <w:r w:rsidRPr="0090264D">
              <w:rPr>
                <w:color w:val="0000FF"/>
                <w:lang w:val="en-US"/>
              </w:rPr>
              <w:t>&gt;</w:t>
            </w:r>
          </w:p>
          <w:p w:rsidR="0090264D" w:rsidRPr="0090264D" w:rsidRDefault="0090264D" w:rsidP="00DB7283">
            <w:pPr>
              <w:rPr>
                <w:lang w:val="en-US"/>
              </w:rPr>
            </w:pPr>
            <w:r w:rsidRPr="0090264D">
              <w:rPr>
                <w:lang w:val="en-US"/>
              </w:rPr>
              <w:t xml:space="preserve">        &lt;</w:t>
            </w:r>
            <w:r w:rsidRPr="0090264D">
              <w:rPr>
                <w:color w:val="A31515"/>
                <w:lang w:val="en-US"/>
              </w:rPr>
              <w:t>ResourceDictionary</w:t>
            </w:r>
            <w:r w:rsidRPr="0090264D">
              <w:rPr>
                <w:color w:val="FF0000"/>
                <w:lang w:val="en-US"/>
              </w:rPr>
              <w:t xml:space="preserve"> Source</w:t>
            </w:r>
            <w:r w:rsidRPr="0090264D">
              <w:rPr>
                <w:lang w:val="en-US"/>
              </w:rPr>
              <w:t>="Theme.xaml"/&gt;</w:t>
            </w:r>
          </w:p>
          <w:p w:rsidR="0090264D" w:rsidRDefault="0090264D" w:rsidP="00DB7283">
            <w:r w:rsidRPr="0090264D">
              <w:rPr>
                <w:lang w:val="en-US"/>
              </w:rPr>
              <w:t xml:space="preserve">    </w:t>
            </w:r>
            <w:r>
              <w:rPr>
                <w:color w:val="0000FF"/>
              </w:rPr>
              <w:t>&lt;/</w:t>
            </w:r>
            <w:r>
              <w:rPr>
                <w:color w:val="A31515"/>
              </w:rPr>
              <w:t>ResourceDictionary.MergedDictionaries</w:t>
            </w:r>
            <w:r>
              <w:rPr>
                <w:color w:val="0000FF"/>
              </w:rPr>
              <w:t>&gt;</w:t>
            </w:r>
          </w:p>
          <w:p w:rsidR="0090264D" w:rsidRPr="001A6586" w:rsidRDefault="0090264D" w:rsidP="00DB7283">
            <w:pPr>
              <w:rPr>
                <w:lang w:val="en-US"/>
              </w:rPr>
            </w:pPr>
            <w:r>
              <w:rPr>
                <w:color w:val="0000FF"/>
              </w:rPr>
              <w:t>&lt;/</w:t>
            </w:r>
            <w:r>
              <w:t>ResourceDictionary</w:t>
            </w:r>
            <w:r>
              <w:rPr>
                <w:color w:val="0000FF"/>
              </w:rPr>
              <w:t>&gt;</w:t>
            </w:r>
          </w:p>
        </w:tc>
      </w:tr>
    </w:tbl>
    <w:p w:rsidR="0090264D" w:rsidRDefault="00CB7420" w:rsidP="00DB7283">
      <w:r>
        <w:t xml:space="preserve">Вставьте код, и посмотрите, что получилось. Если запустить приложение, то можете увидеть, что оно стало синеватым. </w:t>
      </w:r>
    </w:p>
    <w:p w:rsidR="00CB7420" w:rsidRPr="00326621" w:rsidRDefault="00CB7420" w:rsidP="00DB7283">
      <w:pPr>
        <w:rPr>
          <w:color w:val="auto"/>
        </w:rPr>
      </w:pPr>
      <w:r w:rsidRPr="00326621">
        <w:t xml:space="preserve">Теперь уберите новый код из файла </w:t>
      </w:r>
      <w:r w:rsidRPr="00326621">
        <w:rPr>
          <w:lang w:val="en-US"/>
        </w:rPr>
        <w:t>App</w:t>
      </w:r>
      <w:r w:rsidRPr="00326621">
        <w:t>.</w:t>
      </w:r>
      <w:r w:rsidRPr="00326621">
        <w:rPr>
          <w:lang w:val="en-US"/>
        </w:rPr>
        <w:t>xaml</w:t>
      </w:r>
      <w:r w:rsidRPr="00326621">
        <w:t xml:space="preserve"> и добавьте его к </w:t>
      </w:r>
      <w:r w:rsidRPr="00326621">
        <w:rPr>
          <w:lang w:val="en-US"/>
        </w:rPr>
        <w:t>Resources</w:t>
      </w:r>
      <w:r w:rsidRPr="00326621">
        <w:t xml:space="preserve"> кноп</w:t>
      </w:r>
      <w:r w:rsidR="00896BC1" w:rsidRPr="00326621">
        <w:t>к</w:t>
      </w:r>
      <w:r w:rsidRPr="00326621">
        <w:t xml:space="preserve">и </w:t>
      </w:r>
      <w:r w:rsidRPr="00326621">
        <w:rPr>
          <w:color w:val="auto"/>
        </w:rPr>
        <w:t>btnSendEmail</w:t>
      </w:r>
      <w:r w:rsidR="00896BC1" w:rsidRPr="00326621">
        <w:rPr>
          <w:color w:val="auto"/>
        </w:rPr>
        <w:t xml:space="preserve"> нашего основного файла WpfMailSender.xaml.</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CB7420" w:rsidRPr="00326621"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B7420" w:rsidRPr="00326621" w:rsidRDefault="00CB7420" w:rsidP="00DB7283">
            <w:pPr>
              <w:rPr>
                <w:lang w:val="en-US"/>
              </w:rPr>
            </w:pPr>
            <w:r w:rsidRPr="00326621">
              <w:rPr>
                <w:lang w:val="en-US"/>
              </w:rPr>
              <w:t>&lt;</w:t>
            </w:r>
            <w:r w:rsidRPr="00326621">
              <w:rPr>
                <w:color w:val="A31515"/>
                <w:lang w:val="en-US"/>
              </w:rPr>
              <w:t>Button</w:t>
            </w:r>
            <w:r w:rsidRPr="00326621">
              <w:rPr>
                <w:color w:val="FF0000"/>
                <w:lang w:val="en-US"/>
              </w:rPr>
              <w:t xml:space="preserve"> x</w:t>
            </w:r>
            <w:r w:rsidRPr="00326621">
              <w:rPr>
                <w:lang w:val="en-US"/>
              </w:rPr>
              <w:t>:</w:t>
            </w:r>
            <w:r w:rsidRPr="00326621">
              <w:rPr>
                <w:color w:val="FF0000"/>
                <w:lang w:val="en-US"/>
              </w:rPr>
              <w:t>Name</w:t>
            </w:r>
            <w:r w:rsidRPr="00326621">
              <w:rPr>
                <w:lang w:val="en-US"/>
              </w:rPr>
              <w:t>="btnSendEmail"</w:t>
            </w:r>
            <w:r w:rsidRPr="00326621">
              <w:rPr>
                <w:color w:val="FF0000"/>
                <w:lang w:val="en-US"/>
              </w:rPr>
              <w:t xml:space="preserve"> Content</w:t>
            </w:r>
            <w:r w:rsidRPr="00326621">
              <w:rPr>
                <w:lang w:val="en-US"/>
              </w:rPr>
              <w:t>="</w:t>
            </w:r>
            <w:r w:rsidRPr="00326621">
              <w:t>Отправить</w:t>
            </w:r>
            <w:r w:rsidRPr="00326621">
              <w:rPr>
                <w:lang w:val="en-US"/>
              </w:rPr>
              <w:t xml:space="preserve"> email"</w:t>
            </w:r>
            <w:r w:rsidRPr="00326621">
              <w:rPr>
                <w:color w:val="FF0000"/>
                <w:lang w:val="en-US"/>
              </w:rPr>
              <w:t xml:space="preserve"> HorizontalAlignment</w:t>
            </w:r>
            <w:r w:rsidRPr="00326621">
              <w:rPr>
                <w:lang w:val="en-US"/>
              </w:rPr>
              <w:t>="Left"</w:t>
            </w:r>
            <w:r w:rsidRPr="00326621">
              <w:rPr>
                <w:color w:val="FF0000"/>
                <w:lang w:val="en-US"/>
              </w:rPr>
              <w:t xml:space="preserve"> Margin</w:t>
            </w:r>
            <w:r w:rsidRPr="00326621">
              <w:rPr>
                <w:lang w:val="en-US"/>
              </w:rPr>
              <w:t>="240,193,0,0"</w:t>
            </w:r>
            <w:r w:rsidRPr="00326621">
              <w:rPr>
                <w:color w:val="FF0000"/>
                <w:lang w:val="en-US"/>
              </w:rPr>
              <w:t xml:space="preserve"> VerticalAlignment</w:t>
            </w:r>
            <w:r w:rsidRPr="00326621">
              <w:rPr>
                <w:lang w:val="en-US"/>
              </w:rPr>
              <w:t>="Top"</w:t>
            </w:r>
            <w:r w:rsidRPr="00326621">
              <w:rPr>
                <w:color w:val="FF0000"/>
                <w:lang w:val="en-US"/>
              </w:rPr>
              <w:t xml:space="preserve"> Width</w:t>
            </w:r>
            <w:r w:rsidRPr="00326621">
              <w:rPr>
                <w:lang w:val="en-US"/>
              </w:rPr>
              <w:t>="124"</w:t>
            </w:r>
            <w:r w:rsidRPr="00326621">
              <w:rPr>
                <w:color w:val="FF0000"/>
                <w:lang w:val="en-US"/>
              </w:rPr>
              <w:t xml:space="preserve"> RenderTransformOrigin</w:t>
            </w:r>
            <w:r w:rsidRPr="00326621">
              <w:rPr>
                <w:lang w:val="en-US"/>
              </w:rPr>
              <w:t>="0.5,0.5"</w:t>
            </w:r>
            <w:r w:rsidRPr="00326621">
              <w:rPr>
                <w:color w:val="FF0000"/>
                <w:lang w:val="en-US"/>
              </w:rPr>
              <w:t xml:space="preserve"> Click</w:t>
            </w:r>
            <w:r w:rsidRPr="00326621">
              <w:rPr>
                <w:lang w:val="en-US"/>
              </w:rPr>
              <w:t>="btnSendEmail_Click" &gt;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Button.Resources</w:t>
            </w:r>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ResourceDictionary</w:t>
            </w:r>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ResourceDictionary.MergedDictionaries</w:t>
            </w:r>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ResourceDictionary</w:t>
            </w:r>
            <w:r w:rsidRPr="00326621">
              <w:rPr>
                <w:color w:val="FF0000"/>
                <w:lang w:val="en-US"/>
              </w:rPr>
              <w:t xml:space="preserve"> Source</w:t>
            </w:r>
            <w:r w:rsidRPr="00326621">
              <w:rPr>
                <w:color w:val="0000FF"/>
                <w:lang w:val="en-US"/>
              </w:rPr>
              <w:t>="Theme.xaml"/&gt;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ResourceDictionary.MergedDictionaries</w:t>
            </w:r>
            <w:r w:rsidRPr="00326621">
              <w:rPr>
                <w:color w:val="0000FF"/>
                <w:lang w:val="en-US"/>
              </w:rPr>
              <w:t>&gt;</w:t>
            </w:r>
          </w:p>
          <w:p w:rsidR="00CB7420" w:rsidRPr="00326621" w:rsidRDefault="00CB7420" w:rsidP="00DB7283">
            <w:r w:rsidRPr="00326621">
              <w:rPr>
                <w:lang w:val="en-US"/>
              </w:rPr>
              <w:t xml:space="preserve">        </w:t>
            </w:r>
            <w:r w:rsidRPr="00326621">
              <w:rPr>
                <w:color w:val="0000FF"/>
              </w:rPr>
              <w:t>&lt;/</w:t>
            </w:r>
            <w:r w:rsidRPr="00326621">
              <w:rPr>
                <w:color w:val="A31515"/>
              </w:rPr>
              <w:t>ResourceDictionary</w:t>
            </w:r>
            <w:r w:rsidRPr="00326621">
              <w:rPr>
                <w:color w:val="0000FF"/>
              </w:rPr>
              <w:t>&gt;</w:t>
            </w:r>
          </w:p>
          <w:p w:rsidR="00CB7420" w:rsidRPr="00326621" w:rsidRDefault="00CB7420" w:rsidP="00DB7283">
            <w:r w:rsidRPr="00326621">
              <w:t xml:space="preserve">    </w:t>
            </w:r>
            <w:r w:rsidRPr="00326621">
              <w:rPr>
                <w:color w:val="0000FF"/>
              </w:rPr>
              <w:t>&lt;/</w:t>
            </w:r>
            <w:r w:rsidRPr="00326621">
              <w:rPr>
                <w:color w:val="A31515"/>
              </w:rPr>
              <w:t>Button.Resources</w:t>
            </w:r>
            <w:r w:rsidRPr="00326621">
              <w:rPr>
                <w:color w:val="0000FF"/>
              </w:rPr>
              <w:t>&gt;</w:t>
            </w:r>
          </w:p>
          <w:p w:rsidR="00CB7420" w:rsidRPr="00326621" w:rsidRDefault="00CB7420" w:rsidP="00DB7283">
            <w:pPr>
              <w:rPr>
                <w:lang w:val="en-US"/>
              </w:rPr>
            </w:pPr>
            <w:r w:rsidRPr="00326621">
              <w:rPr>
                <w:color w:val="0000FF"/>
              </w:rPr>
              <w:t>&lt;/</w:t>
            </w:r>
            <w:r w:rsidRPr="00326621">
              <w:t>Button</w:t>
            </w:r>
            <w:r w:rsidRPr="00326621">
              <w:rPr>
                <w:color w:val="0000FF"/>
              </w:rPr>
              <w:t>&gt;</w:t>
            </w:r>
          </w:p>
        </w:tc>
      </w:tr>
    </w:tbl>
    <w:p w:rsidR="00AD3F74" w:rsidRDefault="00CB7420" w:rsidP="00DB7283">
      <w:r>
        <w:t xml:space="preserve">Теперь вы можете увидеть, что синеватой осталась только одна кнопка, поле для ввода пароля, не отдаёт синевой при наведении мыши. </w:t>
      </w:r>
    </w:p>
    <w:p w:rsidR="00AD3F74" w:rsidRPr="00AF1C11" w:rsidRDefault="00896BC1" w:rsidP="00DB7283">
      <w:pPr>
        <w:rPr>
          <w:rFonts w:ascii="Courier New" w:hAnsi="Courier New" w:cs="Courier New"/>
          <w:b/>
          <w:noProof/>
          <w:color w:val="auto"/>
        </w:rPr>
      </w:pPr>
      <w:r>
        <w:t>Добавить стиль, можно на все главное окно нашего приложения</w:t>
      </w:r>
      <w:r w:rsidR="00595BDA">
        <w:t xml:space="preserve">, добавив тот  же самый узел </w:t>
      </w:r>
      <w:r w:rsidR="00595BDA">
        <w:rPr>
          <w:lang w:val="en-US"/>
        </w:rPr>
        <w:t>ResourceDictionary</w:t>
      </w:r>
      <w:r w:rsidR="00595BDA" w:rsidRPr="00595BDA">
        <w:t xml:space="preserve"> </w:t>
      </w:r>
      <w:r w:rsidR="00595BDA">
        <w:t xml:space="preserve">в подузел </w:t>
      </w:r>
      <w:r w:rsidR="00595BDA">
        <w:rPr>
          <w:lang w:val="en-US"/>
        </w:rPr>
        <w:t>Window</w:t>
      </w:r>
      <w:r w:rsidR="00595BDA" w:rsidRPr="00595BDA">
        <w:t>.</w:t>
      </w:r>
      <w:r w:rsidR="00595BDA">
        <w:rPr>
          <w:lang w:val="en-US"/>
        </w:rPr>
        <w:t>Resources</w:t>
      </w:r>
      <w:r w:rsidR="00595BDA" w:rsidRPr="00595BDA">
        <w:t xml:space="preserve"> </w:t>
      </w:r>
      <w:r w:rsidR="00595BDA">
        <w:t xml:space="preserve">узла </w:t>
      </w:r>
      <w:r w:rsidR="00595BDA">
        <w:rPr>
          <w:lang w:val="en-US"/>
        </w:rPr>
        <w:t>Window</w:t>
      </w:r>
      <w:r w:rsidR="00595BDA" w:rsidRPr="00595BDA">
        <w:t>.</w:t>
      </w:r>
      <w:r w:rsidR="00AF1C11">
        <w:t xml:space="preserve"> В этом случае мы оставляем новый стиль, только на все контролы основного окна нашего приложения. Так как других окон у нашего приложения нет, то давайте создадим окно вместо </w:t>
      </w:r>
      <w:r w:rsidR="00AF1C11" w:rsidRPr="00AF1C11">
        <w:rPr>
          <w:rFonts w:ascii="Courier New" w:hAnsi="Courier New" w:cs="Courier New"/>
          <w:b/>
          <w:noProof/>
          <w:color w:val="2B91AF"/>
        </w:rPr>
        <w:t>MessageBox</w:t>
      </w:r>
      <w:r w:rsidR="00AF1C11" w:rsidRPr="00AF1C11">
        <w:rPr>
          <w:rFonts w:ascii="Courier New" w:hAnsi="Courier New" w:cs="Courier New"/>
          <w:b/>
          <w:noProof/>
          <w:color w:val="auto"/>
        </w:rPr>
        <w:t>.Show(</w:t>
      </w:r>
      <w:r w:rsidR="00AF1C11" w:rsidRPr="00AF1C11">
        <w:rPr>
          <w:rFonts w:ascii="Courier New" w:hAnsi="Courier New" w:cs="Courier New"/>
          <w:b/>
          <w:noProof/>
          <w:color w:val="A31515"/>
        </w:rPr>
        <w:t>"Работа завершена."</w:t>
      </w:r>
      <w:r w:rsidR="00AF1C11" w:rsidRPr="00AF1C11">
        <w:rPr>
          <w:rFonts w:ascii="Courier New" w:hAnsi="Courier New" w:cs="Courier New"/>
          <w:b/>
          <w:noProof/>
          <w:color w:val="auto"/>
        </w:rPr>
        <w:t>).</w:t>
      </w:r>
    </w:p>
    <w:p w:rsidR="00AF1C11" w:rsidRDefault="00AF1C11" w:rsidP="00DB7283">
      <w:pPr>
        <w:rPr>
          <w:noProof/>
        </w:rPr>
      </w:pPr>
      <w:r>
        <w:rPr>
          <w:noProof/>
        </w:rPr>
        <w:t xml:space="preserve">В любом случае </w:t>
      </w:r>
      <w:r>
        <w:rPr>
          <w:noProof/>
          <w:lang w:val="en-US"/>
        </w:rPr>
        <w:t>MessageBox</w:t>
      </w:r>
      <w:r w:rsidRPr="00AF1C11">
        <w:rPr>
          <w:noProof/>
        </w:rPr>
        <w:t xml:space="preserve"> </w:t>
      </w:r>
      <w:r>
        <w:rPr>
          <w:noProof/>
        </w:rPr>
        <w:t xml:space="preserve">выглядит не красиво и на него новый стиль не действует и поэтому лучше их заменять своими окнами с сообщениями. </w:t>
      </w:r>
    </w:p>
    <w:p w:rsidR="00AF1C11" w:rsidRDefault="00AF1C11" w:rsidP="00DB7283">
      <w:pPr>
        <w:rPr>
          <w:noProof/>
        </w:rPr>
      </w:pPr>
      <w:r>
        <w:rPr>
          <w:noProof/>
        </w:rPr>
        <w:t>Кликн</w:t>
      </w:r>
      <w:ins w:id="35" w:author="SVFrolov" w:date="2017-08-17T16:24:00Z">
        <w:r w:rsidR="002C0C51" w:rsidRPr="002C0C51">
          <w:rPr>
            <w:noProof/>
            <w:rPrChange w:id="36" w:author="SVFrolov" w:date="2017-08-17T16:24:00Z">
              <w:rPr>
                <w:noProof/>
                <w:lang w:val="en-US"/>
              </w:rPr>
            </w:rPrChange>
          </w:rPr>
          <w:t>е</w:t>
        </w:r>
      </w:ins>
      <w:del w:id="37" w:author="SVFrolov" w:date="2017-08-17T16:24:00Z">
        <w:r w:rsidDel="002C0C51">
          <w:rPr>
            <w:noProof/>
          </w:rPr>
          <w:delText>и</w:delText>
        </w:r>
      </w:del>
      <w:r>
        <w:rPr>
          <w:noProof/>
        </w:rPr>
        <w:t xml:space="preserve">м правой кнопкой мыши в </w:t>
      </w:r>
      <w:r>
        <w:rPr>
          <w:noProof/>
          <w:lang w:val="en-US"/>
        </w:rPr>
        <w:t>Solution</w:t>
      </w:r>
      <w:r w:rsidRPr="00AF1C11">
        <w:rPr>
          <w:noProof/>
        </w:rPr>
        <w:t xml:space="preserve"> </w:t>
      </w:r>
      <w:r>
        <w:rPr>
          <w:noProof/>
          <w:lang w:val="en-US"/>
        </w:rPr>
        <w:t>Explorer</w:t>
      </w:r>
      <w:r w:rsidRPr="00AF1C11">
        <w:rPr>
          <w:noProof/>
        </w:rPr>
        <w:t xml:space="preserve"> </w:t>
      </w:r>
      <w:r>
        <w:rPr>
          <w:noProof/>
        </w:rPr>
        <w:t>по названию проекта и выберем добавить новое окно.</w:t>
      </w:r>
    </w:p>
    <w:p w:rsidR="00AF1C11" w:rsidRDefault="00AF1C11" w:rsidP="00DB7283">
      <w:r>
        <w:rPr>
          <w:noProof/>
        </w:rPr>
        <w:drawing>
          <wp:inline distT="0" distB="0" distL="0" distR="0">
            <wp:extent cx="2688981" cy="2244626"/>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2689797" cy="2245307"/>
                    </a:xfrm>
                    <a:prstGeom prst="rect">
                      <a:avLst/>
                    </a:prstGeom>
                    <a:noFill/>
                    <a:ln w="9525">
                      <a:noFill/>
                      <a:miter lim="800000"/>
                      <a:headEnd/>
                      <a:tailEnd/>
                    </a:ln>
                  </pic:spPr>
                </pic:pic>
              </a:graphicData>
            </a:graphic>
          </wp:inline>
        </w:drawing>
      </w:r>
    </w:p>
    <w:p w:rsidR="00DB7283" w:rsidRDefault="00AF1C11" w:rsidP="00DB7283">
      <w:r>
        <w:lastRenderedPageBreak/>
        <w:t xml:space="preserve">И назовем его </w:t>
      </w:r>
      <w:r w:rsidRPr="00AF1C11">
        <w:t>SendEndWindow</w:t>
      </w:r>
      <w:r>
        <w:t xml:space="preserve">. Кинем на это окно </w:t>
      </w:r>
      <w:r>
        <w:rPr>
          <w:lang w:val="en-US"/>
        </w:rPr>
        <w:t>Label</w:t>
      </w:r>
      <w:r w:rsidR="00DB7283">
        <w:t>.</w:t>
      </w:r>
    </w:p>
    <w:p w:rsidR="00AF1C11" w:rsidRDefault="00DB7283" w:rsidP="00DB7283">
      <w:r>
        <w:t xml:space="preserve">Теперь идем вправо в </w:t>
      </w:r>
      <w:r>
        <w:rPr>
          <w:lang w:val="en-US"/>
        </w:rPr>
        <w:t>Properties</w:t>
      </w:r>
      <w:r>
        <w:t>.</w:t>
      </w:r>
      <w:r w:rsidRPr="00DB7283">
        <w:t xml:space="preserve"> </w:t>
      </w:r>
      <w:r>
        <w:t>Меняем название контрола,</w:t>
      </w:r>
      <w:r w:rsidR="00AF1C11" w:rsidRPr="00AF1C11">
        <w:t xml:space="preserve"> </w:t>
      </w:r>
      <w:r w:rsidR="00AF1C11">
        <w:t xml:space="preserve">назовем его (поле </w:t>
      </w:r>
      <w:r w:rsidR="00AF1C11">
        <w:rPr>
          <w:lang w:val="en-US"/>
        </w:rPr>
        <w:t>Name</w:t>
      </w:r>
      <w:r w:rsidR="00AF1C11" w:rsidRPr="00AF1C11">
        <w:t xml:space="preserve"> </w:t>
      </w:r>
      <w:r w:rsidR="00AF1C11">
        <w:t xml:space="preserve">на самом верху) </w:t>
      </w:r>
      <w:r w:rsidR="00AF1C11">
        <w:rPr>
          <w:lang w:val="en-US"/>
        </w:rPr>
        <w:t>lSendEnd</w:t>
      </w:r>
      <w:r w:rsidR="00AF1C11">
        <w:t>, поле контент (</w:t>
      </w:r>
      <w:r w:rsidR="00AF1C11">
        <w:rPr>
          <w:lang w:val="en-US"/>
        </w:rPr>
        <w:t>Content</w:t>
      </w:r>
      <w:r w:rsidR="00AF1C11" w:rsidRPr="00AF1C11">
        <w:t xml:space="preserve">) </w:t>
      </w:r>
      <w:r w:rsidR="00AF1C11">
        <w:t xml:space="preserve">заполним «Работа завершена». </w:t>
      </w:r>
      <w:r>
        <w:t xml:space="preserve">В категории </w:t>
      </w:r>
      <w:r>
        <w:rPr>
          <w:lang w:val="en-US"/>
        </w:rPr>
        <w:t>Layout</w:t>
      </w:r>
      <w:r w:rsidRPr="00DB7283">
        <w:t xml:space="preserve"> </w:t>
      </w:r>
      <w:r>
        <w:t>сделаем так, что бы лейбл находился в центре окна</w:t>
      </w:r>
    </w:p>
    <w:p w:rsidR="00DB7283" w:rsidRDefault="00DB7283" w:rsidP="00DB7283">
      <w:r>
        <w:rPr>
          <w:noProof/>
        </w:rPr>
        <w:drawing>
          <wp:inline distT="0" distB="0" distL="0" distR="0">
            <wp:extent cx="1553517" cy="1266656"/>
            <wp:effectExtent l="19050" t="0" r="8583"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1554783" cy="1267688"/>
                    </a:xfrm>
                    <a:prstGeom prst="rect">
                      <a:avLst/>
                    </a:prstGeom>
                    <a:noFill/>
                    <a:ln w="9525">
                      <a:noFill/>
                      <a:miter lim="800000"/>
                      <a:headEnd/>
                      <a:tailEnd/>
                    </a:ln>
                  </pic:spPr>
                </pic:pic>
              </a:graphicData>
            </a:graphic>
          </wp:inline>
        </w:drawing>
      </w:r>
    </w:p>
    <w:p w:rsidR="00DB7283" w:rsidRPr="00DB7283" w:rsidRDefault="00084948" w:rsidP="00DB7283">
      <w:proofErr w:type="gramStart"/>
      <w:r>
        <w:rPr>
          <w:lang w:val="en-US"/>
        </w:rPr>
        <w:t>HorizontalAlignment</w:t>
      </w:r>
      <w:r w:rsidR="00DB7283" w:rsidRPr="00DB7283">
        <w:t xml:space="preserve"> </w:t>
      </w:r>
      <w:r w:rsidR="00DB7283">
        <w:t xml:space="preserve">и </w:t>
      </w:r>
      <w:r>
        <w:rPr>
          <w:lang w:val="en-US"/>
        </w:rPr>
        <w:t>VerticalAlignment</w:t>
      </w:r>
      <w:r w:rsidR="00DB7283" w:rsidRPr="00DB7283">
        <w:t xml:space="preserve"> </w:t>
      </w:r>
      <w:r w:rsidR="00DB7283">
        <w:t>делаем по центру (как на рисунке).</w:t>
      </w:r>
      <w:proofErr w:type="gramEnd"/>
    </w:p>
    <w:p w:rsidR="00DB7283" w:rsidRDefault="00DB7283" w:rsidP="00DB7283"/>
    <w:p w:rsidR="00DB7283" w:rsidRPr="00DB7283" w:rsidRDefault="00DB7283" w:rsidP="00DB7283">
      <w:r>
        <w:t xml:space="preserve">Свойства </w:t>
      </w:r>
      <w:r>
        <w:rPr>
          <w:lang w:val="en-US"/>
        </w:rPr>
        <w:t>Width</w:t>
      </w:r>
      <w:r w:rsidRPr="00DB7283">
        <w:t xml:space="preserve"> </w:t>
      </w:r>
      <w:r>
        <w:t xml:space="preserve">и </w:t>
      </w:r>
      <w:r>
        <w:rPr>
          <w:lang w:val="en-US"/>
        </w:rPr>
        <w:t>Height</w:t>
      </w:r>
      <w:r w:rsidRPr="00DB7283">
        <w:t xml:space="preserve"> </w:t>
      </w:r>
      <w:r>
        <w:t xml:space="preserve">делаем </w:t>
      </w:r>
      <w:r>
        <w:rPr>
          <w:lang w:val="en-US"/>
        </w:rPr>
        <w:t>Auto</w:t>
      </w:r>
      <w:r w:rsidRPr="00DB7283">
        <w:t xml:space="preserve"> </w:t>
      </w:r>
      <w:r>
        <w:t xml:space="preserve">(если они не авто, то нажимаем на маленькие квадратики спарава и в появившемся меню выбираем </w:t>
      </w:r>
      <w:r>
        <w:rPr>
          <w:lang w:val="en-US"/>
        </w:rPr>
        <w:t>Reset</w:t>
      </w:r>
      <w:r w:rsidRPr="00DB7283">
        <w:t>).</w:t>
      </w:r>
    </w:p>
    <w:p w:rsidR="00DB7283" w:rsidRDefault="00DB7283" w:rsidP="00DB7283">
      <w:r>
        <w:rPr>
          <w:noProof/>
        </w:rPr>
        <w:drawing>
          <wp:inline distT="0" distB="0" distL="0" distR="0">
            <wp:extent cx="1442985" cy="888749"/>
            <wp:effectExtent l="19050" t="0" r="4815"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1443682" cy="889178"/>
                    </a:xfrm>
                    <a:prstGeom prst="rect">
                      <a:avLst/>
                    </a:prstGeom>
                    <a:noFill/>
                    <a:ln w="9525">
                      <a:noFill/>
                      <a:miter lim="800000"/>
                      <a:headEnd/>
                      <a:tailEnd/>
                    </a:ln>
                  </pic:spPr>
                </pic:pic>
              </a:graphicData>
            </a:graphic>
          </wp:inline>
        </w:drawing>
      </w:r>
    </w:p>
    <w:p w:rsidR="00DB7283" w:rsidRDefault="00DB7283" w:rsidP="00DB7283"/>
    <w:p w:rsidR="00DB7283" w:rsidRDefault="00DB7283" w:rsidP="00DB7283">
      <w:r>
        <w:t xml:space="preserve">В категории </w:t>
      </w:r>
      <w:r>
        <w:rPr>
          <w:lang w:val="en-US"/>
        </w:rPr>
        <w:t>Text</w:t>
      </w:r>
      <w:r w:rsidRPr="00DB7283">
        <w:t xml:space="preserve"> </w:t>
      </w:r>
      <w:r>
        <w:t xml:space="preserve">увеличим шрифт до 36, что бы надпись была крупнее. </w:t>
      </w:r>
    </w:p>
    <w:p w:rsidR="00DB7283" w:rsidRPr="00DB7283" w:rsidRDefault="00DB7283" w:rsidP="00DB7283">
      <w:r>
        <w:rPr>
          <w:noProof/>
        </w:rPr>
        <w:drawing>
          <wp:inline distT="0" distB="0" distL="0" distR="0">
            <wp:extent cx="1555311" cy="969644"/>
            <wp:effectExtent l="19050" t="0" r="6789"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1554401" cy="969077"/>
                    </a:xfrm>
                    <a:prstGeom prst="rect">
                      <a:avLst/>
                    </a:prstGeom>
                    <a:noFill/>
                    <a:ln w="9525">
                      <a:noFill/>
                      <a:miter lim="800000"/>
                      <a:headEnd/>
                      <a:tailEnd/>
                    </a:ln>
                  </pic:spPr>
                </pic:pic>
              </a:graphicData>
            </a:graphic>
          </wp:inline>
        </w:drawing>
      </w:r>
    </w:p>
    <w:p w:rsidR="00E3415F" w:rsidRDefault="00DB7283" w:rsidP="00DB7283">
      <w:pPr>
        <w:rPr>
          <w:lang w:val="en-US"/>
        </w:rPr>
      </w:pPr>
      <w:r>
        <w:t>Теперь кидаем кнопку на нашу новую форму. Свойство</w:t>
      </w:r>
      <w:r w:rsidRPr="00DB7283">
        <w:rPr>
          <w:lang w:val="en-US"/>
        </w:rPr>
        <w:t xml:space="preserve"> </w:t>
      </w:r>
      <w:r>
        <w:rPr>
          <w:lang w:val="en-US"/>
        </w:rPr>
        <w:t>Name - btnOK, Content – OK.</w:t>
      </w:r>
    </w:p>
    <w:p w:rsidR="00DB7283" w:rsidRDefault="00DB7283" w:rsidP="00DB7283">
      <w:pPr>
        <w:rPr>
          <w:lang w:val="en-US"/>
        </w:rPr>
      </w:pPr>
      <w:r>
        <w:rPr>
          <w:noProof/>
        </w:rPr>
        <w:drawing>
          <wp:inline distT="0" distB="0" distL="0" distR="0">
            <wp:extent cx="1654001" cy="1013101"/>
            <wp:effectExtent l="19050" t="0" r="3349"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1654965" cy="1013692"/>
                    </a:xfrm>
                    <a:prstGeom prst="rect">
                      <a:avLst/>
                    </a:prstGeom>
                    <a:noFill/>
                    <a:ln w="9525">
                      <a:noFill/>
                      <a:miter lim="800000"/>
                      <a:headEnd/>
                      <a:tailEnd/>
                    </a:ln>
                  </pic:spPr>
                </pic:pic>
              </a:graphicData>
            </a:graphic>
          </wp:inline>
        </w:drawing>
      </w:r>
    </w:p>
    <w:p w:rsidR="00DB7283" w:rsidRDefault="00DB7283" w:rsidP="00DB7283">
      <w:r>
        <w:t>Теперь</w:t>
      </w:r>
      <w:r w:rsidRPr="0000110E">
        <w:t xml:space="preserve"> </w:t>
      </w:r>
      <w:r>
        <w:t>идем</w:t>
      </w:r>
      <w:r w:rsidRPr="0000110E">
        <w:t xml:space="preserve"> </w:t>
      </w:r>
      <w:r>
        <w:t>в</w:t>
      </w:r>
      <w:r w:rsidRPr="0000110E">
        <w:t xml:space="preserve"> </w:t>
      </w:r>
      <w:r>
        <w:t>категорию</w:t>
      </w:r>
      <w:r w:rsidRPr="0000110E">
        <w:t xml:space="preserve"> </w:t>
      </w:r>
      <w:r>
        <w:rPr>
          <w:lang w:val="en-US"/>
        </w:rPr>
        <w:t>Layout</w:t>
      </w:r>
      <w:r w:rsidRPr="0000110E">
        <w:t xml:space="preserve"> </w:t>
      </w:r>
      <w:r>
        <w:t>и</w:t>
      </w:r>
      <w:r w:rsidRPr="0000110E">
        <w:t xml:space="preserve"> </w:t>
      </w:r>
      <w:r>
        <w:t>устанавливаем</w:t>
      </w:r>
      <w:r w:rsidRPr="0000110E">
        <w:t xml:space="preserve"> </w:t>
      </w:r>
      <w:r>
        <w:rPr>
          <w:lang w:val="en-US"/>
        </w:rPr>
        <w:t>Margin</w:t>
      </w:r>
      <w:r w:rsidRPr="0000110E">
        <w:t xml:space="preserve"> (</w:t>
      </w:r>
      <w:r>
        <w:t>расстояния</w:t>
      </w:r>
      <w:r w:rsidRPr="0000110E">
        <w:t xml:space="preserve"> </w:t>
      </w:r>
      <w:r>
        <w:t>до</w:t>
      </w:r>
      <w:r w:rsidRPr="0000110E">
        <w:t xml:space="preserve"> </w:t>
      </w:r>
      <w:r>
        <w:t>границ</w:t>
      </w:r>
      <w:r w:rsidRPr="0000110E">
        <w:t xml:space="preserve"> </w:t>
      </w:r>
      <w:r>
        <w:t>родительского</w:t>
      </w:r>
      <w:r w:rsidRPr="0000110E">
        <w:t xml:space="preserve"> </w:t>
      </w:r>
      <w:r>
        <w:t>контейнера</w:t>
      </w:r>
      <w:r w:rsidRPr="0000110E">
        <w:t xml:space="preserve"> </w:t>
      </w:r>
      <w:r>
        <w:t>в</w:t>
      </w:r>
      <w:r w:rsidRPr="0000110E">
        <w:t xml:space="preserve"> </w:t>
      </w:r>
      <w:r>
        <w:t>данном</w:t>
      </w:r>
      <w:r w:rsidRPr="0000110E">
        <w:t xml:space="preserve"> </w:t>
      </w:r>
      <w:r>
        <w:t>случае</w:t>
      </w:r>
      <w:r w:rsidRPr="0000110E">
        <w:t xml:space="preserve"> </w:t>
      </w:r>
      <w:r>
        <w:t>окна</w:t>
      </w:r>
      <w:r w:rsidRPr="0000110E">
        <w:t xml:space="preserve"> </w:t>
      </w:r>
      <w:r>
        <w:rPr>
          <w:lang w:val="en-US"/>
        </w:rPr>
        <w:t>SendEndWindow</w:t>
      </w:r>
      <w:r w:rsidRPr="0000110E">
        <w:t xml:space="preserve">) </w:t>
      </w:r>
      <w:r w:rsidR="006B0775" w:rsidRPr="0000110E">
        <w:t xml:space="preserve">50 </w:t>
      </w:r>
      <w:r w:rsidR="006B0775">
        <w:t>до</w:t>
      </w:r>
      <w:r w:rsidR="006B0775" w:rsidRPr="0000110E">
        <w:t xml:space="preserve"> </w:t>
      </w:r>
      <w:r w:rsidR="006B0775">
        <w:t>правого</w:t>
      </w:r>
      <w:r w:rsidR="006B0775" w:rsidRPr="0000110E">
        <w:t xml:space="preserve"> </w:t>
      </w:r>
      <w:r w:rsidR="006B0775">
        <w:t>края</w:t>
      </w:r>
      <w:r w:rsidR="006B0775" w:rsidRPr="0000110E">
        <w:t xml:space="preserve"> </w:t>
      </w:r>
      <w:r w:rsidR="006B0775">
        <w:t>и</w:t>
      </w:r>
      <w:r w:rsidR="006B0775" w:rsidRPr="0000110E">
        <w:t xml:space="preserve"> 20 </w:t>
      </w:r>
      <w:r w:rsidR="006B0775">
        <w:t>до</w:t>
      </w:r>
      <w:r w:rsidR="006B0775" w:rsidRPr="0000110E">
        <w:t xml:space="preserve"> </w:t>
      </w:r>
      <w:r w:rsidR="006B0775">
        <w:t>нижнего</w:t>
      </w:r>
      <w:r w:rsidR="006B0775" w:rsidRPr="0000110E">
        <w:t xml:space="preserve"> </w:t>
      </w:r>
      <w:r w:rsidR="006B0775">
        <w:t>края</w:t>
      </w:r>
      <w:r w:rsidR="006B0775" w:rsidRPr="0000110E">
        <w:t xml:space="preserve">. </w:t>
      </w:r>
      <w:r w:rsidR="006B0775">
        <w:t xml:space="preserve">Длину и ширину кнопки сделайте по своему усмотрению мышью. </w:t>
      </w:r>
    </w:p>
    <w:p w:rsidR="006B0775" w:rsidRDefault="006B0775" w:rsidP="00DB7283">
      <w:r>
        <w:t xml:space="preserve">Основное окно, сделаем так, что бы его размеры нельзя было поменять. </w:t>
      </w:r>
      <w:r w:rsidR="007D07A7">
        <w:t xml:space="preserve">Мы можем случайно </w:t>
      </w:r>
      <w:r>
        <w:t>клик</w:t>
      </w:r>
      <w:r w:rsidR="007D07A7">
        <w:t>нуть</w:t>
      </w:r>
      <w:r>
        <w:t xml:space="preserve"> мышью не по основному окну, а по элементу </w:t>
      </w:r>
      <w:r>
        <w:rPr>
          <w:lang w:val="en-US"/>
        </w:rPr>
        <w:t>Grid</w:t>
      </w:r>
      <w:r>
        <w:t xml:space="preserve">, который лежит на нем. </w:t>
      </w:r>
      <w:r w:rsidR="007D07A7">
        <w:t>Удостоверимся, что бы выбрали основное окно. К</w:t>
      </w:r>
      <w:r>
        <w:t xml:space="preserve">ликнем в </w:t>
      </w:r>
      <w:r>
        <w:rPr>
          <w:lang w:val="en-US"/>
        </w:rPr>
        <w:t>xaml</w:t>
      </w:r>
      <w:r w:rsidRPr="006B0775">
        <w:t xml:space="preserve"> </w:t>
      </w:r>
      <w:r>
        <w:t xml:space="preserve">коде по узлу </w:t>
      </w:r>
      <w:r>
        <w:rPr>
          <w:lang w:val="en-US"/>
        </w:rPr>
        <w:t>Window</w:t>
      </w:r>
      <w:r>
        <w:t xml:space="preserve">, прямо по слову </w:t>
      </w:r>
      <w:r>
        <w:rPr>
          <w:lang w:val="en-US"/>
        </w:rPr>
        <w:t>Window</w:t>
      </w:r>
      <w:r>
        <w:t>, и увидим, как в дизайнере подсветится само окно, а в свойствах  (</w:t>
      </w:r>
      <w:r>
        <w:rPr>
          <w:lang w:val="en-US"/>
        </w:rPr>
        <w:t>Properties</w:t>
      </w:r>
      <w:r w:rsidRPr="006B0775">
        <w:t xml:space="preserve">) </w:t>
      </w:r>
      <w:r>
        <w:t>появятся свойства основного окна. Если нам нужно выбрать любой другой элемент, то соответственно нужно кликнуть по названию другого элемента (</w:t>
      </w:r>
      <w:r>
        <w:rPr>
          <w:lang w:val="en-US"/>
        </w:rPr>
        <w:t>Grid</w:t>
      </w:r>
      <w:r w:rsidRPr="006B0775">
        <w:t xml:space="preserve"> </w:t>
      </w:r>
      <w:r>
        <w:t xml:space="preserve">или </w:t>
      </w:r>
      <w:r>
        <w:rPr>
          <w:lang w:val="en-US"/>
        </w:rPr>
        <w:t>Button</w:t>
      </w:r>
      <w:r w:rsidRPr="0000110E">
        <w:t>,</w:t>
      </w:r>
      <w:r w:rsidRPr="006B0775">
        <w:t xml:space="preserve"> </w:t>
      </w:r>
      <w:r>
        <w:t>например).</w:t>
      </w:r>
    </w:p>
    <w:p w:rsidR="006B0775" w:rsidRPr="0000110E" w:rsidRDefault="006B0775" w:rsidP="00DB7283">
      <w:r>
        <w:t>Заходим</w:t>
      </w:r>
      <w:r w:rsidRPr="006B0775">
        <w:t xml:space="preserve"> </w:t>
      </w:r>
      <w:r>
        <w:t>в</w:t>
      </w:r>
      <w:r w:rsidRPr="006B0775">
        <w:t xml:space="preserve"> </w:t>
      </w:r>
      <w:r>
        <w:t>свойства</w:t>
      </w:r>
      <w:r w:rsidRPr="006B0775">
        <w:t xml:space="preserve"> (</w:t>
      </w:r>
      <w:r>
        <w:rPr>
          <w:lang w:val="en-US"/>
        </w:rPr>
        <w:t>Properties</w:t>
      </w:r>
      <w:r w:rsidRPr="006B0775">
        <w:t xml:space="preserve">), </w:t>
      </w:r>
      <w:r>
        <w:t>основного</w:t>
      </w:r>
      <w:r w:rsidRPr="006B0775">
        <w:t xml:space="preserve"> </w:t>
      </w:r>
      <w:r>
        <w:t>окна</w:t>
      </w:r>
      <w:r w:rsidRPr="006B0775">
        <w:t xml:space="preserve">, </w:t>
      </w:r>
      <w:r>
        <w:t xml:space="preserve">заходим в категорию </w:t>
      </w:r>
      <w:r>
        <w:rPr>
          <w:lang w:val="en-US"/>
        </w:rPr>
        <w:t>Appearance</w:t>
      </w:r>
      <w:r w:rsidRPr="00F169C3">
        <w:rPr>
          <w:rPrChange w:id="38" w:author="Сергей" w:date="2017-08-17T20:49:00Z">
            <w:rPr>
              <w:lang w:val="en-US"/>
            </w:rPr>
          </w:rPrChange>
        </w:rPr>
        <w:t xml:space="preserve">, </w:t>
      </w:r>
      <w:r>
        <w:t>выбираем</w:t>
      </w:r>
      <w:r w:rsidRPr="00F169C3">
        <w:rPr>
          <w:rPrChange w:id="39" w:author="Сергей" w:date="2017-08-17T20:49:00Z">
            <w:rPr>
              <w:lang w:val="en-US"/>
            </w:rPr>
          </w:rPrChange>
        </w:rPr>
        <w:t xml:space="preserve"> </w:t>
      </w:r>
      <w:r>
        <w:rPr>
          <w:lang w:val="en-US"/>
        </w:rPr>
        <w:t>WindowsStyle</w:t>
      </w:r>
      <w:r w:rsidRPr="00F169C3">
        <w:rPr>
          <w:rPrChange w:id="40" w:author="Сергей" w:date="2017-08-17T20:49:00Z">
            <w:rPr>
              <w:lang w:val="en-US"/>
            </w:rPr>
          </w:rPrChange>
        </w:rPr>
        <w:t xml:space="preserve"> – </w:t>
      </w:r>
      <w:r>
        <w:rPr>
          <w:lang w:val="en-US"/>
        </w:rPr>
        <w:t>None</w:t>
      </w:r>
      <w:r w:rsidRPr="00F169C3">
        <w:rPr>
          <w:rPrChange w:id="41" w:author="Сергей" w:date="2017-08-17T20:49:00Z">
            <w:rPr>
              <w:lang w:val="en-US"/>
            </w:rPr>
          </w:rPrChange>
        </w:rPr>
        <w:t xml:space="preserve">. </w:t>
      </w:r>
      <w:r>
        <w:t>Заходим</w:t>
      </w:r>
      <w:r w:rsidRPr="00F169C3">
        <w:rPr>
          <w:rPrChange w:id="42" w:author="Сергей" w:date="2017-08-17T20:49:00Z">
            <w:rPr>
              <w:lang w:val="en-US"/>
            </w:rPr>
          </w:rPrChange>
        </w:rPr>
        <w:t xml:space="preserve"> </w:t>
      </w:r>
      <w:r>
        <w:t>в</w:t>
      </w:r>
      <w:r w:rsidRPr="00F169C3">
        <w:rPr>
          <w:rPrChange w:id="43" w:author="Сергей" w:date="2017-08-17T20:49:00Z">
            <w:rPr>
              <w:lang w:val="en-US"/>
            </w:rPr>
          </w:rPrChange>
        </w:rPr>
        <w:t xml:space="preserve"> </w:t>
      </w:r>
      <w:r>
        <w:t>категорию</w:t>
      </w:r>
      <w:r w:rsidRPr="00F169C3">
        <w:rPr>
          <w:rPrChange w:id="44" w:author="Сергей" w:date="2017-08-17T20:49:00Z">
            <w:rPr>
              <w:lang w:val="en-US"/>
            </w:rPr>
          </w:rPrChange>
        </w:rPr>
        <w:t xml:space="preserve"> </w:t>
      </w:r>
      <w:r>
        <w:rPr>
          <w:lang w:val="en-US"/>
        </w:rPr>
        <w:t>Common</w:t>
      </w:r>
      <w:r w:rsidRPr="00F169C3">
        <w:rPr>
          <w:rPrChange w:id="45" w:author="Сергей" w:date="2017-08-17T20:49:00Z">
            <w:rPr>
              <w:lang w:val="en-US"/>
            </w:rPr>
          </w:rPrChange>
        </w:rPr>
        <w:t xml:space="preserve">, </w:t>
      </w:r>
      <w:r>
        <w:t>выбираем</w:t>
      </w:r>
      <w:r w:rsidRPr="00F169C3">
        <w:rPr>
          <w:rPrChange w:id="46" w:author="Сергей" w:date="2017-08-17T20:49:00Z">
            <w:rPr>
              <w:lang w:val="en-US"/>
            </w:rPr>
          </w:rPrChange>
        </w:rPr>
        <w:t xml:space="preserve"> </w:t>
      </w:r>
      <w:r>
        <w:rPr>
          <w:lang w:val="en-US"/>
        </w:rPr>
        <w:t>ResizeMode</w:t>
      </w:r>
      <w:r w:rsidRPr="00F169C3">
        <w:rPr>
          <w:rPrChange w:id="47" w:author="Сергей" w:date="2017-08-17T20:49:00Z">
            <w:rPr>
              <w:lang w:val="en-US"/>
            </w:rPr>
          </w:rPrChange>
        </w:rPr>
        <w:t xml:space="preserve"> – </w:t>
      </w:r>
      <w:r>
        <w:rPr>
          <w:lang w:val="en-US"/>
        </w:rPr>
        <w:t>NoResize</w:t>
      </w:r>
      <w:r w:rsidRPr="00F169C3">
        <w:rPr>
          <w:rPrChange w:id="48" w:author="Сергей" w:date="2017-08-17T20:49:00Z">
            <w:rPr>
              <w:lang w:val="en-US"/>
            </w:rPr>
          </w:rPrChange>
        </w:rPr>
        <w:t xml:space="preserve">, </w:t>
      </w:r>
      <w:r>
        <w:rPr>
          <w:lang w:val="en-US"/>
        </w:rPr>
        <w:t>WindowStarupLocation</w:t>
      </w:r>
      <w:r w:rsidRPr="00F169C3">
        <w:rPr>
          <w:rPrChange w:id="49" w:author="Сергей" w:date="2017-08-17T20:49:00Z">
            <w:rPr>
              <w:lang w:val="en-US"/>
            </w:rPr>
          </w:rPrChange>
        </w:rPr>
        <w:t xml:space="preserve"> – </w:t>
      </w:r>
      <w:r>
        <w:rPr>
          <w:lang w:val="en-US"/>
        </w:rPr>
        <w:t>CenterOwner</w:t>
      </w:r>
      <w:r w:rsidRPr="00F169C3">
        <w:rPr>
          <w:rPrChange w:id="50" w:author="Сергей" w:date="2017-08-17T20:49:00Z">
            <w:rPr>
              <w:lang w:val="en-US"/>
            </w:rPr>
          </w:rPrChange>
        </w:rPr>
        <w:t xml:space="preserve">. </w:t>
      </w:r>
      <w:r>
        <w:t>Заходим</w:t>
      </w:r>
      <w:r w:rsidRPr="0000110E">
        <w:t xml:space="preserve"> </w:t>
      </w:r>
      <w:r>
        <w:t>в</w:t>
      </w:r>
      <w:r w:rsidRPr="0000110E">
        <w:t xml:space="preserve"> </w:t>
      </w:r>
      <w:r>
        <w:t>категорию</w:t>
      </w:r>
      <w:r w:rsidRPr="0000110E">
        <w:t xml:space="preserve"> </w:t>
      </w:r>
      <w:r>
        <w:rPr>
          <w:lang w:val="en-US"/>
        </w:rPr>
        <w:t>Layout</w:t>
      </w:r>
      <w:r w:rsidRPr="0000110E">
        <w:t xml:space="preserve"> </w:t>
      </w:r>
      <w:r>
        <w:t xml:space="preserve">и делаем </w:t>
      </w:r>
      <w:r>
        <w:rPr>
          <w:lang w:val="en-US"/>
        </w:rPr>
        <w:t>Width</w:t>
      </w:r>
      <w:r w:rsidRPr="0000110E">
        <w:t xml:space="preserve"> – 400, </w:t>
      </w:r>
      <w:r>
        <w:rPr>
          <w:lang w:val="en-US"/>
        </w:rPr>
        <w:t>Height</w:t>
      </w:r>
      <w:r w:rsidRPr="0000110E">
        <w:t xml:space="preserve"> – 175.</w:t>
      </w:r>
    </w:p>
    <w:p w:rsidR="00F37A3A" w:rsidRDefault="00F37A3A" w:rsidP="00DB7283">
      <w:r>
        <w:t>И получаем красивое окошко для надписи «Работа завершена».</w:t>
      </w:r>
    </w:p>
    <w:p w:rsidR="00F37A3A" w:rsidRPr="00F37A3A" w:rsidRDefault="00F37A3A" w:rsidP="00DB7283">
      <w:r>
        <w:t xml:space="preserve">Теперь два раза кликаем по кнопке ОК (или в свойствах выбираем событие </w:t>
      </w:r>
      <w:r>
        <w:rPr>
          <w:lang w:val="en-US"/>
        </w:rPr>
        <w:t>Click</w:t>
      </w:r>
      <w:r>
        <w:t>)</w:t>
      </w:r>
      <w:r w:rsidRPr="00F37A3A">
        <w:t xml:space="preserve">, </w:t>
      </w:r>
      <w:r>
        <w:t xml:space="preserve">и в обработчике добавляем строку </w:t>
      </w:r>
      <w:r>
        <w:rPr>
          <w:lang w:val="en-US"/>
        </w:rPr>
        <w:t>this</w:t>
      </w:r>
      <w:r w:rsidRPr="00F37A3A">
        <w:t>.</w:t>
      </w:r>
      <w:r w:rsidR="007D07A7">
        <w:t>С</w:t>
      </w:r>
      <w:r>
        <w:rPr>
          <w:lang w:val="en-US"/>
        </w:rPr>
        <w:t>lose</w:t>
      </w:r>
      <w:r w:rsidRPr="00F37A3A">
        <w:t>();</w:t>
      </w:r>
      <w:r w:rsidR="007D07A7">
        <w:t xml:space="preserve"> </w:t>
      </w:r>
    </w:p>
    <w:p w:rsidR="00F37A3A" w:rsidRPr="00F37A3A" w:rsidRDefault="00F37A3A" w:rsidP="00DB7283">
      <w:r>
        <w:rPr>
          <w:noProof/>
        </w:rPr>
        <w:drawing>
          <wp:inline distT="0" distB="0" distL="0" distR="0">
            <wp:extent cx="3434625" cy="818941"/>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3436582" cy="819408"/>
                    </a:xfrm>
                    <a:prstGeom prst="rect">
                      <a:avLst/>
                    </a:prstGeom>
                    <a:noFill/>
                    <a:ln w="9525">
                      <a:noFill/>
                      <a:miter lim="800000"/>
                      <a:headEnd/>
                      <a:tailEnd/>
                    </a:ln>
                  </pic:spPr>
                </pic:pic>
              </a:graphicData>
            </a:graphic>
          </wp:inline>
        </w:drawing>
      </w:r>
    </w:p>
    <w:p w:rsidR="00F37A3A" w:rsidRDefault="00F37A3A" w:rsidP="00DB7283">
      <w:r>
        <w:t xml:space="preserve">Теперь заходим в файл </w:t>
      </w:r>
      <w:r>
        <w:rPr>
          <w:lang w:val="en-US"/>
        </w:rPr>
        <w:t>WpfMailSender</w:t>
      </w:r>
      <w:r w:rsidRPr="00F37A3A">
        <w:t>.</w:t>
      </w:r>
      <w:r>
        <w:rPr>
          <w:lang w:val="en-US"/>
        </w:rPr>
        <w:t>xaml</w:t>
      </w:r>
      <w:r w:rsidRPr="00F37A3A">
        <w:t>.</w:t>
      </w:r>
      <w:r>
        <w:rPr>
          <w:lang w:val="en-US"/>
        </w:rPr>
        <w:t>cs</w:t>
      </w:r>
      <w:r w:rsidRPr="00F37A3A">
        <w:t xml:space="preserve"> </w:t>
      </w:r>
      <w:r>
        <w:t xml:space="preserve">и в самом низу обработчика </w:t>
      </w:r>
    </w:p>
    <w:p w:rsidR="006B0775" w:rsidRPr="0000110E" w:rsidRDefault="00F37A3A" w:rsidP="00DB7283">
      <w:pPr>
        <w:rPr>
          <w:rFonts w:ascii="Consolas" w:hAnsi="Consolas" w:cs="Consolas"/>
          <w:sz w:val="19"/>
          <w:szCs w:val="19"/>
          <w:lang w:val="en-US"/>
        </w:rPr>
      </w:pPr>
      <w:proofErr w:type="gramStart"/>
      <w:r w:rsidRPr="00F37A3A">
        <w:rPr>
          <w:rFonts w:ascii="Consolas" w:hAnsi="Consolas" w:cs="Consolas"/>
          <w:color w:val="0000FF"/>
          <w:sz w:val="19"/>
          <w:szCs w:val="19"/>
          <w:lang w:val="en-US"/>
        </w:rPr>
        <w:lastRenderedPageBreak/>
        <w:t>private</w:t>
      </w:r>
      <w:proofErr w:type="gramEnd"/>
      <w:r w:rsidRPr="00F37A3A">
        <w:rPr>
          <w:rFonts w:ascii="Consolas" w:hAnsi="Consolas" w:cs="Consolas"/>
          <w:sz w:val="19"/>
          <w:szCs w:val="19"/>
          <w:lang w:val="en-US"/>
        </w:rPr>
        <w:t xml:space="preserve"> </w:t>
      </w:r>
      <w:r w:rsidRPr="00F37A3A">
        <w:rPr>
          <w:rFonts w:ascii="Consolas" w:hAnsi="Consolas" w:cs="Consolas"/>
          <w:color w:val="0000FF"/>
          <w:sz w:val="19"/>
          <w:szCs w:val="19"/>
          <w:lang w:val="en-US"/>
        </w:rPr>
        <w:t>void</w:t>
      </w:r>
      <w:r w:rsidRPr="00F37A3A">
        <w:rPr>
          <w:rFonts w:ascii="Consolas" w:hAnsi="Consolas" w:cs="Consolas"/>
          <w:sz w:val="19"/>
          <w:szCs w:val="19"/>
          <w:lang w:val="en-US"/>
        </w:rPr>
        <w:t xml:space="preserve"> btnSendEmail_Click(</w:t>
      </w:r>
      <w:r w:rsidRPr="00F37A3A">
        <w:rPr>
          <w:rFonts w:ascii="Consolas" w:hAnsi="Consolas" w:cs="Consolas"/>
          <w:color w:val="0000FF"/>
          <w:sz w:val="19"/>
          <w:szCs w:val="19"/>
          <w:lang w:val="en-US"/>
        </w:rPr>
        <w:t>object</w:t>
      </w:r>
      <w:r w:rsidRPr="00F37A3A">
        <w:rPr>
          <w:rFonts w:ascii="Consolas" w:hAnsi="Consolas" w:cs="Consolas"/>
          <w:sz w:val="19"/>
          <w:szCs w:val="19"/>
          <w:lang w:val="en-US"/>
        </w:rPr>
        <w:t xml:space="preserve"> sender, </w:t>
      </w:r>
      <w:r w:rsidRPr="00F37A3A">
        <w:rPr>
          <w:rFonts w:ascii="Consolas" w:hAnsi="Consolas" w:cs="Consolas"/>
          <w:color w:val="2B91AF"/>
          <w:sz w:val="19"/>
          <w:szCs w:val="19"/>
          <w:lang w:val="en-US"/>
        </w:rPr>
        <w:t>RoutedEventArgs</w:t>
      </w:r>
      <w:r w:rsidRPr="00F37A3A">
        <w:rPr>
          <w:rFonts w:ascii="Consolas" w:hAnsi="Consolas" w:cs="Consolas"/>
          <w:sz w:val="19"/>
          <w:szCs w:val="19"/>
          <w:lang w:val="en-US"/>
        </w:rPr>
        <w:t xml:space="preserve"> e)</w:t>
      </w:r>
    </w:p>
    <w:p w:rsidR="00F37A3A" w:rsidRDefault="00F37A3A" w:rsidP="00DB7283">
      <w:pPr>
        <w:rPr>
          <w:noProof/>
          <w:color w:val="auto"/>
        </w:rPr>
      </w:pPr>
      <w:r w:rsidRPr="00326621">
        <w:t>Вместо вызова</w:t>
      </w:r>
      <w:r>
        <w:rPr>
          <w:rFonts w:ascii="Consolas" w:hAnsi="Consolas" w:cs="Consolas"/>
          <w:sz w:val="19"/>
          <w:szCs w:val="19"/>
        </w:rPr>
        <w:t xml:space="preserve"> </w:t>
      </w:r>
      <w:r w:rsidRPr="00550D95">
        <w:rPr>
          <w:noProof/>
        </w:rPr>
        <w:t>MessageBox</w:t>
      </w:r>
      <w:r w:rsidRPr="00550D95">
        <w:rPr>
          <w:noProof/>
          <w:color w:val="auto"/>
        </w:rPr>
        <w:t>.Show(</w:t>
      </w:r>
      <w:r w:rsidRPr="00550D95">
        <w:rPr>
          <w:noProof/>
          <w:color w:val="A31515"/>
        </w:rPr>
        <w:t>"Работа завершена."</w:t>
      </w:r>
      <w:r w:rsidRPr="00550D95">
        <w:rPr>
          <w:noProof/>
          <w:color w:val="auto"/>
        </w:rPr>
        <w:t>);</w:t>
      </w:r>
    </w:p>
    <w:p w:rsidR="00F37A3A" w:rsidRDefault="00F37A3A" w:rsidP="00DB7283">
      <w:pPr>
        <w:rPr>
          <w:noProof/>
          <w:color w:val="auto"/>
        </w:rPr>
      </w:pPr>
      <w:r>
        <w:rPr>
          <w:noProof/>
          <w:color w:val="auto"/>
        </w:rPr>
        <w:t>Добавляем вот такой код.</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F37A3A" w:rsidRPr="00F169C3" w:rsidTr="00717717">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F37A3A" w:rsidRPr="00F37A3A" w:rsidRDefault="00F37A3A" w:rsidP="00F37A3A">
            <w:pPr>
              <w:rPr>
                <w:rFonts w:ascii="Consolas" w:hAnsi="Consolas" w:cs="Consolas"/>
                <w:sz w:val="19"/>
                <w:szCs w:val="19"/>
                <w:lang w:val="en-US"/>
              </w:rPr>
            </w:pPr>
            <w:r w:rsidRPr="00F37A3A">
              <w:rPr>
                <w:rFonts w:ascii="Consolas" w:hAnsi="Consolas" w:cs="Consolas"/>
                <w:color w:val="2B91AF"/>
                <w:sz w:val="19"/>
                <w:szCs w:val="19"/>
                <w:lang w:val="en-US"/>
              </w:rPr>
              <w:t>SendEndWindow</w:t>
            </w:r>
            <w:r w:rsidRPr="00F37A3A">
              <w:rPr>
                <w:rFonts w:ascii="Consolas" w:hAnsi="Consolas" w:cs="Consolas"/>
                <w:sz w:val="19"/>
                <w:szCs w:val="19"/>
                <w:lang w:val="en-US"/>
              </w:rPr>
              <w:t xml:space="preserve"> sew = </w:t>
            </w:r>
            <w:r w:rsidRPr="00F37A3A">
              <w:rPr>
                <w:rFonts w:ascii="Consolas" w:hAnsi="Consolas" w:cs="Consolas"/>
                <w:color w:val="0000FF"/>
                <w:sz w:val="19"/>
                <w:szCs w:val="19"/>
                <w:lang w:val="en-US"/>
              </w:rPr>
              <w:t>new</w:t>
            </w:r>
            <w:r w:rsidRPr="00F37A3A">
              <w:rPr>
                <w:rFonts w:ascii="Consolas" w:hAnsi="Consolas" w:cs="Consolas"/>
                <w:sz w:val="19"/>
                <w:szCs w:val="19"/>
                <w:lang w:val="en-US"/>
              </w:rPr>
              <w:t xml:space="preserve"> </w:t>
            </w:r>
            <w:r w:rsidRPr="00F37A3A">
              <w:rPr>
                <w:rFonts w:ascii="Consolas" w:hAnsi="Consolas" w:cs="Consolas"/>
                <w:color w:val="2B91AF"/>
                <w:sz w:val="19"/>
                <w:szCs w:val="19"/>
                <w:lang w:val="en-US"/>
              </w:rPr>
              <w:t>SendEndWindow</w:t>
            </w:r>
            <w:r w:rsidRPr="00F37A3A">
              <w:rPr>
                <w:rFonts w:ascii="Consolas" w:hAnsi="Consolas" w:cs="Consolas"/>
                <w:sz w:val="19"/>
                <w:szCs w:val="19"/>
                <w:lang w:val="en-US"/>
              </w:rPr>
              <w:t>();</w:t>
            </w:r>
          </w:p>
          <w:p w:rsidR="00F37A3A" w:rsidRPr="001A6586" w:rsidRDefault="00F37A3A" w:rsidP="00F37A3A">
            <w:pPr>
              <w:rPr>
                <w:lang w:val="en-US"/>
              </w:rPr>
            </w:pPr>
            <w:r w:rsidRPr="00F37A3A">
              <w:rPr>
                <w:rFonts w:ascii="Consolas" w:hAnsi="Consolas" w:cs="Consolas"/>
                <w:sz w:val="19"/>
                <w:szCs w:val="19"/>
                <w:lang w:val="en-US"/>
              </w:rPr>
              <w:t>sew.Show();</w:t>
            </w:r>
          </w:p>
        </w:tc>
      </w:tr>
    </w:tbl>
    <w:p w:rsidR="00F37A3A" w:rsidRDefault="00F37A3A" w:rsidP="00DB7283">
      <w:r>
        <w:t xml:space="preserve">То есть мы создаем экземпляр нашего нового окна и открываем его. </w:t>
      </w:r>
    </w:p>
    <w:p w:rsidR="00E3415F" w:rsidRDefault="00F37A3A" w:rsidP="00DB7283">
      <w:r>
        <w:t>Кстати пока мы отлаживаем наше новое окошко, можете закоментировать код по отправке писем и ост</w:t>
      </w:r>
      <w:r w:rsidR="00AE1094">
        <w:t xml:space="preserve">авить только вызов нового окна. </w:t>
      </w:r>
    </w:p>
    <w:p w:rsidR="00F37A3A" w:rsidRPr="00F37A3A" w:rsidRDefault="00F37A3A" w:rsidP="00DB7283">
      <w:r>
        <w:rPr>
          <w:noProof/>
        </w:rPr>
        <w:drawing>
          <wp:inline distT="0" distB="0" distL="0" distR="0">
            <wp:extent cx="2171491" cy="1343730"/>
            <wp:effectExtent l="19050" t="0" r="209"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2171414" cy="1343682"/>
                    </a:xfrm>
                    <a:prstGeom prst="rect">
                      <a:avLst/>
                    </a:prstGeom>
                    <a:noFill/>
                    <a:ln w="9525">
                      <a:noFill/>
                      <a:miter lim="800000"/>
                      <a:headEnd/>
                      <a:tailEnd/>
                    </a:ln>
                  </pic:spPr>
                </pic:pic>
              </a:graphicData>
            </a:graphic>
          </wp:inline>
        </w:drawing>
      </w:r>
    </w:p>
    <w:p w:rsidR="00AE1094" w:rsidRPr="0000110E" w:rsidRDefault="00F37A3A" w:rsidP="00DB7283">
      <w:r>
        <w:t>Как видим, дизайн нового окна черный и не красивый.</w:t>
      </w:r>
      <w:r w:rsidR="002D17BF">
        <w:t xml:space="preserve"> Давайте вернем стиль на все приложение. Вернем</w:t>
      </w:r>
      <w:r w:rsidR="002D17BF" w:rsidRPr="0000110E">
        <w:t xml:space="preserve"> </w:t>
      </w:r>
      <w:r w:rsidR="002D17BF">
        <w:t>в</w:t>
      </w:r>
      <w:r w:rsidR="002D17BF" w:rsidRPr="0000110E">
        <w:t xml:space="preserve"> </w:t>
      </w:r>
      <w:r w:rsidR="002D17BF">
        <w:t>файл</w:t>
      </w:r>
      <w:r w:rsidR="002D17BF" w:rsidRPr="0000110E">
        <w:t xml:space="preserve"> </w:t>
      </w:r>
      <w:r w:rsidR="002D17BF">
        <w:rPr>
          <w:lang w:val="en-US"/>
        </w:rPr>
        <w:t>App</w:t>
      </w:r>
      <w:r w:rsidR="002D17BF" w:rsidRPr="0000110E">
        <w:t>.</w:t>
      </w:r>
      <w:r w:rsidR="002D17BF">
        <w:rPr>
          <w:lang w:val="en-US"/>
        </w:rPr>
        <w:t>xaml</w:t>
      </w:r>
      <w:r w:rsidR="002D17BF" w:rsidRPr="0000110E">
        <w:t xml:space="preserve">, </w:t>
      </w:r>
      <w:r w:rsidR="002D17BF">
        <w:t>элемент</w:t>
      </w:r>
      <w:r w:rsidR="002D17BF" w:rsidRPr="0000110E">
        <w:t xml:space="preserve"> </w:t>
      </w:r>
      <w:r w:rsidR="002D17BF">
        <w:rPr>
          <w:lang w:val="en-US"/>
        </w:rPr>
        <w:t>Application</w:t>
      </w:r>
      <w:r w:rsidR="002D17BF" w:rsidRPr="0000110E">
        <w:t xml:space="preserve">, </w:t>
      </w:r>
      <w:r w:rsidR="002D17BF">
        <w:t>свойство</w:t>
      </w:r>
      <w:r w:rsidR="002D17BF" w:rsidRPr="0000110E">
        <w:t xml:space="preserve"> </w:t>
      </w:r>
      <w:r w:rsidR="002D17BF">
        <w:rPr>
          <w:lang w:val="en-US"/>
        </w:rPr>
        <w:t>Application</w:t>
      </w:r>
      <w:r w:rsidR="002D17BF" w:rsidRPr="0000110E">
        <w:t>.</w:t>
      </w:r>
      <w:r w:rsidR="002D17BF">
        <w:rPr>
          <w:lang w:val="en-US"/>
        </w:rPr>
        <w:t>Resources</w:t>
      </w:r>
      <w:r w:rsidR="002D17BF" w:rsidRPr="0000110E">
        <w:t xml:space="preserve"> </w:t>
      </w:r>
      <w:r w:rsidR="002D17BF">
        <w:t>наш</w:t>
      </w:r>
      <w:r w:rsidR="002D17BF" w:rsidRPr="0000110E">
        <w:t xml:space="preserve"> </w:t>
      </w:r>
      <w:r w:rsidR="002D17BF">
        <w:t>стиль</w:t>
      </w:r>
      <w:r w:rsidR="002D17BF" w:rsidRPr="0000110E">
        <w:t xml:space="preserve">  </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AE1094" w:rsidRPr="00191C8B" w:rsidTr="00717717">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AE1094" w:rsidRPr="0090264D" w:rsidRDefault="00AE1094" w:rsidP="00717717">
            <w:pPr>
              <w:rPr>
                <w:lang w:val="en-US"/>
              </w:rPr>
            </w:pPr>
            <w:r w:rsidRPr="0090264D">
              <w:rPr>
                <w:color w:val="0000FF"/>
                <w:lang w:val="en-US"/>
              </w:rPr>
              <w:t>&lt;</w:t>
            </w:r>
            <w:r w:rsidRPr="0090264D">
              <w:rPr>
                <w:lang w:val="en-US"/>
              </w:rPr>
              <w:t>ResourceDictionary</w:t>
            </w:r>
            <w:r w:rsidRPr="0090264D">
              <w:rPr>
                <w:color w:val="0000FF"/>
                <w:lang w:val="en-US"/>
              </w:rPr>
              <w:t>&gt;</w:t>
            </w:r>
          </w:p>
          <w:p w:rsidR="00AE1094" w:rsidRPr="0090264D" w:rsidRDefault="00AE1094" w:rsidP="00717717">
            <w:pPr>
              <w:rPr>
                <w:lang w:val="en-US"/>
              </w:rPr>
            </w:pPr>
            <w:r w:rsidRPr="0090264D">
              <w:rPr>
                <w:lang w:val="en-US"/>
              </w:rPr>
              <w:t xml:space="preserve">    </w:t>
            </w:r>
            <w:r w:rsidRPr="0090264D">
              <w:rPr>
                <w:color w:val="0000FF"/>
                <w:lang w:val="en-US"/>
              </w:rPr>
              <w:t>&lt;</w:t>
            </w:r>
            <w:r w:rsidRPr="0090264D">
              <w:rPr>
                <w:color w:val="A31515"/>
                <w:lang w:val="en-US"/>
              </w:rPr>
              <w:t>ResourceDictionary.MergedDictionaries</w:t>
            </w:r>
            <w:r w:rsidRPr="0090264D">
              <w:rPr>
                <w:color w:val="0000FF"/>
                <w:lang w:val="en-US"/>
              </w:rPr>
              <w:t>&gt;</w:t>
            </w:r>
          </w:p>
          <w:p w:rsidR="00AE1094" w:rsidRPr="0090264D" w:rsidRDefault="00AE1094" w:rsidP="00717717">
            <w:pPr>
              <w:rPr>
                <w:lang w:val="en-US"/>
              </w:rPr>
            </w:pPr>
            <w:r w:rsidRPr="0090264D">
              <w:rPr>
                <w:lang w:val="en-US"/>
              </w:rPr>
              <w:t xml:space="preserve">        &lt;</w:t>
            </w:r>
            <w:r w:rsidRPr="0090264D">
              <w:rPr>
                <w:color w:val="A31515"/>
                <w:lang w:val="en-US"/>
              </w:rPr>
              <w:t>ResourceDictionary</w:t>
            </w:r>
            <w:r w:rsidRPr="0090264D">
              <w:rPr>
                <w:color w:val="FF0000"/>
                <w:lang w:val="en-US"/>
              </w:rPr>
              <w:t xml:space="preserve"> Source</w:t>
            </w:r>
            <w:r w:rsidRPr="0090264D">
              <w:rPr>
                <w:lang w:val="en-US"/>
              </w:rPr>
              <w:t>="Theme.xaml"/&gt;</w:t>
            </w:r>
          </w:p>
          <w:p w:rsidR="00AE1094" w:rsidRDefault="00AE1094" w:rsidP="00717717">
            <w:r w:rsidRPr="0090264D">
              <w:rPr>
                <w:lang w:val="en-US"/>
              </w:rPr>
              <w:t xml:space="preserve">    </w:t>
            </w:r>
            <w:r>
              <w:rPr>
                <w:color w:val="0000FF"/>
              </w:rPr>
              <w:t>&lt;/</w:t>
            </w:r>
            <w:r>
              <w:rPr>
                <w:color w:val="A31515"/>
              </w:rPr>
              <w:t>ResourceDictionary.MergedDictionaries</w:t>
            </w:r>
            <w:r>
              <w:rPr>
                <w:color w:val="0000FF"/>
              </w:rPr>
              <w:t>&gt;</w:t>
            </w:r>
          </w:p>
          <w:p w:rsidR="00AE1094" w:rsidRPr="001A6586" w:rsidRDefault="00AE1094" w:rsidP="00717717">
            <w:pPr>
              <w:rPr>
                <w:lang w:val="en-US"/>
              </w:rPr>
            </w:pPr>
            <w:r>
              <w:rPr>
                <w:color w:val="0000FF"/>
              </w:rPr>
              <w:t>&lt;/</w:t>
            </w:r>
            <w:r>
              <w:t>ResourceDictionary</w:t>
            </w:r>
            <w:r>
              <w:rPr>
                <w:color w:val="0000FF"/>
              </w:rPr>
              <w:t>&gt;</w:t>
            </w:r>
          </w:p>
        </w:tc>
      </w:tr>
    </w:tbl>
    <w:p w:rsidR="002D17BF" w:rsidRDefault="00AE1094" w:rsidP="00DB7283">
      <w:r>
        <w:t>И</w:t>
      </w:r>
      <w:r w:rsidRPr="0000110E">
        <w:t xml:space="preserve"> </w:t>
      </w:r>
      <w:r>
        <w:t>что</w:t>
      </w:r>
      <w:r w:rsidRPr="0000110E">
        <w:t xml:space="preserve"> </w:t>
      </w:r>
      <w:r>
        <w:t>мы</w:t>
      </w:r>
      <w:r w:rsidRPr="0000110E">
        <w:t xml:space="preserve"> </w:t>
      </w:r>
      <w:r>
        <w:t>теперь</w:t>
      </w:r>
      <w:r w:rsidRPr="0000110E">
        <w:t xml:space="preserve"> </w:t>
      </w:r>
      <w:r>
        <w:t>видим</w:t>
      </w:r>
      <w:r w:rsidRPr="0000110E">
        <w:t xml:space="preserve">. </w:t>
      </w:r>
      <w:r>
        <w:t>Да всё красиво, за исключением, того, что пропал лейбл с надписью «Работа завершена». Да новое окно появляе</w:t>
      </w:r>
      <w:r w:rsidR="00CA36BF">
        <w:t>т</w:t>
      </w:r>
      <w:r>
        <w:t xml:space="preserve">ся, кнопка «ОК» синеватая, а вот надписи на окне никакой нет. </w:t>
      </w:r>
    </w:p>
    <w:p w:rsidR="00AE1094" w:rsidRDefault="00AE1094" w:rsidP="00DB7283">
      <w:r>
        <w:t>Видимо без танца с бубном</w:t>
      </w:r>
      <w:r w:rsidR="00CA36BF">
        <w:t>,</w:t>
      </w:r>
      <w:r>
        <w:t xml:space="preserve"> не обойтись. </w:t>
      </w:r>
    </w:p>
    <w:p w:rsidR="00AE1094" w:rsidRDefault="00AE1094" w:rsidP="00DB7283">
      <w:r>
        <w:t xml:space="preserve">К сожалению, в работе программистом, встречаются такие вот мелкие недостатки, которые отъедают часть времени. Здесь либо мы неправильно прикрутили новый стиль, либо в самом стиле что-то не так. </w:t>
      </w:r>
      <w:r w:rsidR="008A244C">
        <w:t>Открываем свойства</w:t>
      </w:r>
      <w:r w:rsidR="008A244C" w:rsidRPr="008A244C">
        <w:t xml:space="preserve"> (</w:t>
      </w:r>
      <w:r w:rsidR="008A244C">
        <w:rPr>
          <w:lang w:val="en-US"/>
        </w:rPr>
        <w:t>Properties</w:t>
      </w:r>
      <w:r w:rsidR="008A244C" w:rsidRPr="008A244C">
        <w:t>)</w:t>
      </w:r>
      <w:r w:rsidR="008A244C">
        <w:t xml:space="preserve"> элемента </w:t>
      </w:r>
      <w:r w:rsidR="008A244C">
        <w:rPr>
          <w:lang w:val="en-US"/>
        </w:rPr>
        <w:t>Lable</w:t>
      </w:r>
      <w:r w:rsidR="008A244C">
        <w:t xml:space="preserve">, категорию </w:t>
      </w:r>
      <w:r w:rsidR="008A244C">
        <w:rPr>
          <w:lang w:val="en-US"/>
        </w:rPr>
        <w:t>Brush</w:t>
      </w:r>
      <w:r w:rsidR="008A244C" w:rsidRPr="008A244C">
        <w:t xml:space="preserve">, которая как раз и отвечает за отрисовку цвета фона, цвета шрифта, границ и др. </w:t>
      </w:r>
    </w:p>
    <w:p w:rsidR="008A244C" w:rsidRPr="008A244C" w:rsidRDefault="008A244C" w:rsidP="00DB7283">
      <w:r>
        <w:rPr>
          <w:noProof/>
        </w:rPr>
        <w:drawing>
          <wp:inline distT="0" distB="0" distL="0" distR="0">
            <wp:extent cx="1473130" cy="139478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1474095" cy="1395700"/>
                    </a:xfrm>
                    <a:prstGeom prst="rect">
                      <a:avLst/>
                    </a:prstGeom>
                    <a:noFill/>
                    <a:ln w="9525">
                      <a:noFill/>
                      <a:miter lim="800000"/>
                      <a:headEnd/>
                      <a:tailEnd/>
                    </a:ln>
                  </pic:spPr>
                </pic:pic>
              </a:graphicData>
            </a:graphic>
          </wp:inline>
        </w:drawing>
      </w:r>
      <w:r w:rsidR="00477C89">
        <w:rPr>
          <w:noProof/>
        </w:rPr>
        <w:drawing>
          <wp:inline distT="0" distB="0" distL="0" distR="0">
            <wp:extent cx="1377671" cy="1373901"/>
            <wp:effectExtent l="19050" t="0" r="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srcRect/>
                    <a:stretch>
                      <a:fillRect/>
                    </a:stretch>
                  </pic:blipFill>
                  <pic:spPr bwMode="auto">
                    <a:xfrm>
                      <a:off x="0" y="0"/>
                      <a:ext cx="1377981" cy="1374211"/>
                    </a:xfrm>
                    <a:prstGeom prst="rect">
                      <a:avLst/>
                    </a:prstGeom>
                    <a:noFill/>
                    <a:ln w="9525">
                      <a:noFill/>
                      <a:miter lim="800000"/>
                      <a:headEnd/>
                      <a:tailEnd/>
                    </a:ln>
                  </pic:spPr>
                </pic:pic>
              </a:graphicData>
            </a:graphic>
          </wp:inline>
        </w:drawing>
      </w:r>
    </w:p>
    <w:p w:rsidR="00477C89" w:rsidRDefault="00477C89" w:rsidP="00DB7283">
      <w:r>
        <w:t xml:space="preserve">Если кликнуть на </w:t>
      </w:r>
      <w:r>
        <w:rPr>
          <w:lang w:val="en-US"/>
        </w:rPr>
        <w:t>Background</w:t>
      </w:r>
      <w:r>
        <w:t>, то мы увидим прозрачный фон (</w:t>
      </w:r>
      <w:r w:rsidRPr="00477C89">
        <w:t>#00</w:t>
      </w:r>
      <w:r>
        <w:rPr>
          <w:lang w:val="en-US"/>
        </w:rPr>
        <w:t>FFFFFF</w:t>
      </w:r>
      <w:r>
        <w:t>), то есть фон лейбла будет совпадать с фоном основного окна. Если</w:t>
      </w:r>
      <w:r w:rsidRPr="00477C89">
        <w:t xml:space="preserve"> </w:t>
      </w:r>
      <w:r>
        <w:t>кликнем</w:t>
      </w:r>
      <w:r w:rsidRPr="00477C89">
        <w:t xml:space="preserve"> </w:t>
      </w:r>
      <w:r>
        <w:t>на</w:t>
      </w:r>
      <w:r w:rsidRPr="00477C89">
        <w:t xml:space="preserve"> </w:t>
      </w:r>
      <w:r>
        <w:rPr>
          <w:lang w:val="en-US"/>
        </w:rPr>
        <w:t>Foreground</w:t>
      </w:r>
      <w:r>
        <w:t>, то увидим белый цвет (</w:t>
      </w:r>
      <w:r w:rsidRPr="00477C89">
        <w:t>#</w:t>
      </w:r>
      <w:r>
        <w:rPr>
          <w:lang w:val="en-US"/>
        </w:rPr>
        <w:t>FFFFFFFF</w:t>
      </w:r>
      <w:r>
        <w:t xml:space="preserve">), то есть цвет шрифта нашей надписи, будет тоже белый, как и цвет фона. </w:t>
      </w:r>
    </w:p>
    <w:p w:rsidR="00C1617C" w:rsidRDefault="00C1617C" w:rsidP="00DB7283">
      <w:r>
        <w:t xml:space="preserve">И для способа решения этой проблемы, надо либо сделать фон каким-нибудь цветом, что бы на нем были видны белые буквы, либо сделать цветными буквы. </w:t>
      </w:r>
    </w:p>
    <w:p w:rsidR="00C1617C" w:rsidRDefault="00C1617C" w:rsidP="00DB7283">
      <w:r>
        <w:t>Мне больше нравится идея сделать цветными буквы. Если мы посмотрим на фон кнопок этой темы, то увидим синий переливающийся цвет.</w:t>
      </w:r>
    </w:p>
    <w:p w:rsidR="00C1617C" w:rsidRDefault="00C1617C" w:rsidP="00DB7283">
      <w:pPr>
        <w:rPr>
          <w:lang w:val="en-US"/>
        </w:rPr>
      </w:pPr>
      <w:r>
        <w:t xml:space="preserve">Давайте </w:t>
      </w:r>
      <w:r w:rsidR="0094771E">
        <w:t>посмотрим,</w:t>
      </w:r>
      <w:r>
        <w:t xml:space="preserve"> как устроены свойства кноки, зайдем в категорию </w:t>
      </w:r>
      <w:r>
        <w:rPr>
          <w:lang w:val="en-US"/>
        </w:rPr>
        <w:t>Brush.</w:t>
      </w:r>
    </w:p>
    <w:p w:rsidR="00C1617C" w:rsidRPr="00C1617C" w:rsidRDefault="00C1617C" w:rsidP="00DB7283">
      <w:pPr>
        <w:rPr>
          <w:lang w:val="en-US"/>
        </w:rPr>
      </w:pPr>
      <w:r>
        <w:rPr>
          <w:noProof/>
        </w:rPr>
        <w:lastRenderedPageBreak/>
        <w:drawing>
          <wp:inline distT="0" distB="0" distL="0" distR="0">
            <wp:extent cx="1468106" cy="1611036"/>
            <wp:effectExtent l="1905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srcRect/>
                    <a:stretch>
                      <a:fillRect/>
                    </a:stretch>
                  </pic:blipFill>
                  <pic:spPr bwMode="auto">
                    <a:xfrm>
                      <a:off x="0" y="0"/>
                      <a:ext cx="1468340" cy="1611292"/>
                    </a:xfrm>
                    <a:prstGeom prst="rect">
                      <a:avLst/>
                    </a:prstGeom>
                    <a:noFill/>
                    <a:ln w="9525">
                      <a:noFill/>
                      <a:miter lim="800000"/>
                      <a:headEnd/>
                      <a:tailEnd/>
                    </a:ln>
                  </pic:spPr>
                </pic:pic>
              </a:graphicData>
            </a:graphic>
          </wp:inline>
        </w:drawing>
      </w:r>
    </w:p>
    <w:p w:rsidR="00C1617C" w:rsidRPr="00CD317B" w:rsidRDefault="00C1617C" w:rsidP="00DB7283">
      <w:r>
        <w:t xml:space="preserve"> Давайте сделаем таким же цветом буквы лейбла. </w:t>
      </w:r>
      <w:r w:rsidR="00CD317B">
        <w:t xml:space="preserve">Можно это сделать </w:t>
      </w:r>
      <w:r w:rsidR="0000110E">
        <w:t>прямо в</w:t>
      </w:r>
      <w:r w:rsidR="00CD317B">
        <w:t xml:space="preserve"> свойствах, но правильнее скопировать </w:t>
      </w:r>
      <w:r w:rsidR="00CD317B">
        <w:rPr>
          <w:lang w:val="en-US"/>
        </w:rPr>
        <w:t>xaml</w:t>
      </w:r>
      <w:r w:rsidR="00CD317B" w:rsidRPr="00CD317B">
        <w:t xml:space="preserve"> </w:t>
      </w:r>
      <w:r w:rsidR="00CD317B">
        <w:t xml:space="preserve">код цветов фона кнопки. </w:t>
      </w:r>
    </w:p>
    <w:p w:rsidR="00C1617C" w:rsidRDefault="00C1617C" w:rsidP="00DB7283">
      <w:r>
        <w:t xml:space="preserve">Если мы заглянем в файл </w:t>
      </w:r>
      <w:r>
        <w:rPr>
          <w:lang w:val="en-US"/>
        </w:rPr>
        <w:t>Theme</w:t>
      </w:r>
      <w:r>
        <w:t>.</w:t>
      </w:r>
      <w:r>
        <w:rPr>
          <w:lang w:val="en-US"/>
        </w:rPr>
        <w:t>xaml</w:t>
      </w:r>
      <w:r w:rsidRPr="00C1617C">
        <w:t xml:space="preserve"> </w:t>
      </w:r>
      <w:r>
        <w:t>и найдем оформление кнопки, то увидим вот такой вот код.</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C1617C" w:rsidRPr="00191C8B" w:rsidTr="00C1617C">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1617C" w:rsidRPr="00C1617C" w:rsidRDefault="00C1617C" w:rsidP="00C1617C">
            <w:pPr>
              <w:rPr>
                <w:rFonts w:ascii="Consolas" w:hAnsi="Consolas" w:cs="Consolas"/>
                <w:sz w:val="19"/>
                <w:szCs w:val="19"/>
                <w:lang w:val="en-US"/>
              </w:rPr>
            </w:pP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LinearGradientBrush</w:t>
            </w:r>
            <w:r w:rsidRPr="00C1617C">
              <w:rPr>
                <w:rFonts w:ascii="Consolas" w:hAnsi="Consolas" w:cs="Consolas"/>
                <w:color w:val="FF0000"/>
                <w:sz w:val="19"/>
                <w:szCs w:val="19"/>
                <w:lang w:val="en-US"/>
              </w:rPr>
              <w:t xml:space="preserve"> x</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Key</w:t>
            </w:r>
            <w:r w:rsidRPr="00C1617C">
              <w:rPr>
                <w:rFonts w:ascii="Consolas" w:hAnsi="Consolas" w:cs="Consolas"/>
                <w:color w:val="0000FF"/>
                <w:sz w:val="19"/>
                <w:szCs w:val="19"/>
                <w:lang w:val="en-US"/>
              </w:rPr>
              <w:t>="NormalBrush"</w:t>
            </w:r>
            <w:r w:rsidRPr="00C1617C">
              <w:rPr>
                <w:rFonts w:ascii="Consolas" w:hAnsi="Consolas" w:cs="Consolas"/>
                <w:color w:val="FF0000"/>
                <w:sz w:val="19"/>
                <w:szCs w:val="19"/>
                <w:lang w:val="en-US"/>
              </w:rPr>
              <w:t xml:space="preserve"> EndPoint</w:t>
            </w:r>
            <w:r w:rsidRPr="00C1617C">
              <w:rPr>
                <w:rFonts w:ascii="Consolas" w:hAnsi="Consolas" w:cs="Consolas"/>
                <w:color w:val="0000FF"/>
                <w:sz w:val="19"/>
                <w:szCs w:val="19"/>
                <w:lang w:val="en-US"/>
              </w:rPr>
              <w:t>="0.5,1"</w:t>
            </w:r>
            <w:r w:rsidRPr="00C1617C">
              <w:rPr>
                <w:rFonts w:ascii="Consolas" w:hAnsi="Consolas" w:cs="Consolas"/>
                <w:color w:val="FF0000"/>
                <w:sz w:val="19"/>
                <w:szCs w:val="19"/>
                <w:lang w:val="en-US"/>
              </w:rPr>
              <w:t xml:space="preserve"> StartPoint</w:t>
            </w:r>
            <w:r w:rsidRPr="00C1617C">
              <w:rPr>
                <w:rFonts w:ascii="Consolas" w:hAnsi="Consolas" w:cs="Consolas"/>
                <w:color w:val="0000FF"/>
                <w:sz w:val="19"/>
                <w:szCs w:val="19"/>
                <w:lang w:val="en-US"/>
              </w:rPr>
              <w:t>="0.5,0"&gt;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GradientStop</w:t>
            </w:r>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r w:rsidRPr="00C1617C">
              <w:rPr>
                <w:rFonts w:ascii="Consolas" w:hAnsi="Consolas" w:cs="Consolas"/>
                <w:color w:val="A31515"/>
                <w:sz w:val="19"/>
                <w:szCs w:val="19"/>
                <w:lang w:val="en-US"/>
              </w:rPr>
              <w:t>StaticResource</w:t>
            </w:r>
            <w:r w:rsidRPr="00C1617C">
              <w:rPr>
                <w:rFonts w:ascii="Consolas" w:hAnsi="Consolas" w:cs="Consolas"/>
                <w:color w:val="FF0000"/>
                <w:sz w:val="19"/>
                <w:szCs w:val="19"/>
                <w:lang w:val="en-US"/>
              </w:rPr>
              <w:t xml:space="preserve"> NormalBrushGradient1</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="0" /&gt;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GradientStop</w:t>
            </w:r>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r w:rsidRPr="00C1617C">
              <w:rPr>
                <w:rFonts w:ascii="Consolas" w:hAnsi="Consolas" w:cs="Consolas"/>
                <w:color w:val="A31515"/>
                <w:sz w:val="19"/>
                <w:szCs w:val="19"/>
                <w:lang w:val="en-US"/>
              </w:rPr>
              <w:t>StaticResource</w:t>
            </w:r>
            <w:r w:rsidRPr="00C1617C">
              <w:rPr>
                <w:rFonts w:ascii="Consolas" w:hAnsi="Consolas" w:cs="Consolas"/>
                <w:color w:val="FF0000"/>
                <w:sz w:val="19"/>
                <w:szCs w:val="19"/>
                <w:lang w:val="en-US"/>
              </w:rPr>
              <w:t xml:space="preserve"> NormalBrushGradient2</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="0.41800001263618469" /&gt;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GradientStop</w:t>
            </w:r>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r w:rsidRPr="00C1617C">
              <w:rPr>
                <w:rFonts w:ascii="Consolas" w:hAnsi="Consolas" w:cs="Consolas"/>
                <w:color w:val="A31515"/>
                <w:sz w:val="19"/>
                <w:szCs w:val="19"/>
                <w:lang w:val="en-US"/>
              </w:rPr>
              <w:t>StaticResource</w:t>
            </w:r>
            <w:r w:rsidRPr="00C1617C">
              <w:rPr>
                <w:rFonts w:ascii="Consolas" w:hAnsi="Consolas" w:cs="Consolas"/>
                <w:color w:val="FF0000"/>
                <w:sz w:val="19"/>
                <w:szCs w:val="19"/>
                <w:lang w:val="en-US"/>
              </w:rPr>
              <w:t xml:space="preserve"> NormalBrushGradient3</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="0.418" /&gt;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GradientStop</w:t>
            </w:r>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r w:rsidRPr="00C1617C">
              <w:rPr>
                <w:rFonts w:ascii="Consolas" w:hAnsi="Consolas" w:cs="Consolas"/>
                <w:color w:val="A31515"/>
                <w:sz w:val="19"/>
                <w:szCs w:val="19"/>
                <w:lang w:val="en-US"/>
              </w:rPr>
              <w:t>StaticResource</w:t>
            </w:r>
            <w:r w:rsidRPr="00C1617C">
              <w:rPr>
                <w:rFonts w:ascii="Consolas" w:hAnsi="Consolas" w:cs="Consolas"/>
                <w:color w:val="FF0000"/>
                <w:sz w:val="19"/>
                <w:szCs w:val="19"/>
                <w:lang w:val="en-US"/>
              </w:rPr>
              <w:t xml:space="preserve"> NormalBrushGradient4</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="1" /&gt;</w:t>
            </w:r>
          </w:p>
          <w:p w:rsidR="00C1617C" w:rsidRPr="001A6586" w:rsidRDefault="00C1617C" w:rsidP="00C1617C">
            <w:pPr>
              <w:rPr>
                <w:lang w:val="en-US"/>
              </w:rPr>
            </w:pPr>
            <w:r>
              <w:rPr>
                <w:rFonts w:ascii="Consolas" w:hAnsi="Consolas" w:cs="Consolas"/>
                <w:color w:val="0000FF"/>
                <w:sz w:val="19"/>
                <w:szCs w:val="19"/>
              </w:rPr>
              <w:t>&lt;/</w:t>
            </w:r>
            <w:r>
              <w:rPr>
                <w:rFonts w:ascii="Consolas" w:hAnsi="Consolas" w:cs="Consolas"/>
                <w:color w:val="A31515"/>
                <w:sz w:val="19"/>
                <w:szCs w:val="19"/>
              </w:rPr>
              <w:t>LinearGradientBrush</w:t>
            </w:r>
            <w:r>
              <w:rPr>
                <w:rFonts w:ascii="Consolas" w:hAnsi="Consolas" w:cs="Consolas"/>
                <w:color w:val="0000FF"/>
                <w:sz w:val="19"/>
                <w:szCs w:val="19"/>
              </w:rPr>
              <w:t>&gt;</w:t>
            </w:r>
          </w:p>
        </w:tc>
      </w:tr>
    </w:tbl>
    <w:p w:rsidR="00AE1094" w:rsidRDefault="00C1617C" w:rsidP="00DB7283">
      <w:r>
        <w:t xml:space="preserve">Эти цвета нужно добавить в описание лейбла. Нужно только удалить </w:t>
      </w:r>
      <w:r>
        <w:rPr>
          <w:lang w:val="en-US"/>
        </w:rPr>
        <w:t>x</w:t>
      </w:r>
      <w:r w:rsidRPr="00C1617C">
        <w:t>:</w:t>
      </w:r>
      <w:r>
        <w:rPr>
          <w:lang w:val="en-US"/>
        </w:rPr>
        <w:t>Key</w:t>
      </w:r>
      <w:r w:rsidRPr="00C1617C">
        <w:t>=”</w:t>
      </w:r>
      <w:r>
        <w:rPr>
          <w:lang w:val="en-US"/>
        </w:rPr>
        <w:t>NormalBrush</w:t>
      </w:r>
      <w:r w:rsidRPr="00C1617C">
        <w:t>”</w:t>
      </w:r>
      <w:r>
        <w:t xml:space="preserve">, всё остальное должно перекочевать в лейбл. </w:t>
      </w:r>
    </w:p>
    <w:p w:rsidR="00CD317B" w:rsidRDefault="00CD317B" w:rsidP="00DB7283">
      <w:r>
        <w:t>Сейчас описание лейбла выглядит так</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CD317B" w:rsidRPr="00F169C3" w:rsidTr="00717717">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D317B" w:rsidRPr="00CD317B" w:rsidRDefault="00CD317B" w:rsidP="00717717">
            <w:pPr>
              <w:rPr>
                <w:lang w:val="en-US"/>
              </w:rPr>
            </w:pP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Label</w:t>
            </w:r>
            <w:r w:rsidRPr="00CD317B">
              <w:rPr>
                <w:rFonts w:ascii="Consolas" w:hAnsi="Consolas" w:cs="Consolas"/>
                <w:color w:val="FF0000"/>
                <w:sz w:val="19"/>
                <w:szCs w:val="19"/>
                <w:lang w:val="en-US"/>
              </w:rPr>
              <w:t xml:space="preserve"> x</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Name</w:t>
            </w:r>
            <w:r w:rsidRPr="00CD317B">
              <w:rPr>
                <w:rFonts w:ascii="Consolas" w:hAnsi="Consolas" w:cs="Consolas"/>
                <w:color w:val="0000FF"/>
                <w:sz w:val="19"/>
                <w:szCs w:val="19"/>
                <w:lang w:val="en-US"/>
              </w:rPr>
              <w:t>="lSendEnd"</w:t>
            </w:r>
            <w:r w:rsidRPr="00CD317B">
              <w:rPr>
                <w:rFonts w:ascii="Consolas" w:hAnsi="Consolas" w:cs="Consolas"/>
                <w:color w:val="FF0000"/>
                <w:sz w:val="19"/>
                <w:szCs w:val="19"/>
                <w:lang w:val="en-US"/>
              </w:rPr>
              <w:t xml:space="preserve"> Content</w:t>
            </w:r>
            <w:r w:rsidRPr="00CD317B">
              <w:rPr>
                <w:rFonts w:ascii="Consolas" w:hAnsi="Consolas" w:cs="Consolas"/>
                <w:color w:val="0000FF"/>
                <w:sz w:val="19"/>
                <w:szCs w:val="19"/>
                <w:lang w:val="en-US"/>
              </w:rPr>
              <w:t>="</w:t>
            </w:r>
            <w:r>
              <w:rPr>
                <w:rFonts w:ascii="Consolas" w:hAnsi="Consolas" w:cs="Consolas"/>
                <w:color w:val="0000FF"/>
                <w:sz w:val="19"/>
                <w:szCs w:val="19"/>
              </w:rPr>
              <w:t>Работа</w:t>
            </w:r>
            <w:r w:rsidRPr="00CD317B">
              <w:rPr>
                <w:rFonts w:ascii="Consolas" w:hAnsi="Consolas" w:cs="Consolas"/>
                <w:color w:val="0000FF"/>
                <w:sz w:val="19"/>
                <w:szCs w:val="19"/>
                <w:lang w:val="en-US"/>
              </w:rPr>
              <w:t xml:space="preserve"> </w:t>
            </w:r>
            <w:r>
              <w:rPr>
                <w:rFonts w:ascii="Consolas" w:hAnsi="Consolas" w:cs="Consolas"/>
                <w:color w:val="0000FF"/>
                <w:sz w:val="19"/>
                <w:szCs w:val="19"/>
              </w:rPr>
              <w:t>завершена</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 xml:space="preserve"> FontSize</w:t>
            </w:r>
            <w:r w:rsidRPr="00CD317B">
              <w:rPr>
                <w:rFonts w:ascii="Consolas" w:hAnsi="Consolas" w:cs="Consolas"/>
                <w:color w:val="0000FF"/>
                <w:sz w:val="19"/>
                <w:szCs w:val="19"/>
                <w:lang w:val="en-US"/>
              </w:rPr>
              <w:t>="36"</w:t>
            </w:r>
            <w:r w:rsidRPr="00CD317B">
              <w:rPr>
                <w:rFonts w:ascii="Consolas" w:hAnsi="Consolas" w:cs="Consolas"/>
                <w:color w:val="FF0000"/>
                <w:sz w:val="19"/>
                <w:szCs w:val="19"/>
                <w:lang w:val="en-US"/>
              </w:rPr>
              <w:t xml:space="preserve"> HorizontalAlignment</w:t>
            </w:r>
            <w:r w:rsidRPr="00CD317B">
              <w:rPr>
                <w:rFonts w:ascii="Consolas" w:hAnsi="Consolas" w:cs="Consolas"/>
                <w:color w:val="0000FF"/>
                <w:sz w:val="19"/>
                <w:szCs w:val="19"/>
                <w:lang w:val="en-US"/>
              </w:rPr>
              <w:t>="Center"</w:t>
            </w:r>
            <w:r w:rsidRPr="00CD317B">
              <w:rPr>
                <w:rFonts w:ascii="Consolas" w:hAnsi="Consolas" w:cs="Consolas"/>
                <w:color w:val="FF0000"/>
                <w:sz w:val="19"/>
                <w:szCs w:val="19"/>
                <w:lang w:val="en-US"/>
              </w:rPr>
              <w:t xml:space="preserve"> VerticalAlignment</w:t>
            </w:r>
            <w:r w:rsidRPr="00CD317B">
              <w:rPr>
                <w:rFonts w:ascii="Consolas" w:hAnsi="Consolas" w:cs="Consolas"/>
                <w:color w:val="0000FF"/>
                <w:sz w:val="19"/>
                <w:szCs w:val="19"/>
                <w:lang w:val="en-US"/>
              </w:rPr>
              <w:t>="Center"</w:t>
            </w:r>
            <w:r w:rsidRPr="00CD317B">
              <w:rPr>
                <w:rFonts w:ascii="Consolas" w:hAnsi="Consolas" w:cs="Consolas"/>
                <w:color w:val="FF0000"/>
                <w:sz w:val="19"/>
                <w:szCs w:val="19"/>
                <w:lang w:val="en-US"/>
              </w:rPr>
              <w:t xml:space="preserve"> FontFamily</w:t>
            </w:r>
            <w:r w:rsidRPr="00CD317B">
              <w:rPr>
                <w:rFonts w:ascii="Consolas" w:hAnsi="Consolas" w:cs="Consolas"/>
                <w:color w:val="0000FF"/>
                <w:sz w:val="19"/>
                <w:szCs w:val="19"/>
                <w:lang w:val="en-US"/>
              </w:rPr>
              <w:t>="Arial"/&gt;</w:t>
            </w:r>
          </w:p>
        </w:tc>
      </w:tr>
    </w:tbl>
    <w:p w:rsidR="00CD317B" w:rsidRDefault="00CD317B" w:rsidP="00DB7283">
      <w:r>
        <w:t>Мы сделаем вот так</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CD317B" w:rsidRPr="00CD317B" w:rsidTr="00717717">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D317B" w:rsidRPr="00CD317B" w:rsidRDefault="00CD317B" w:rsidP="00CD317B">
            <w:pPr>
              <w:rPr>
                <w:rFonts w:ascii="Consolas" w:hAnsi="Consolas" w:cs="Consolas"/>
                <w:sz w:val="19"/>
                <w:szCs w:val="19"/>
                <w:lang w:val="en-US"/>
              </w:rPr>
            </w:pP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Label</w:t>
            </w:r>
            <w:r w:rsidRPr="00CD317B">
              <w:rPr>
                <w:rFonts w:ascii="Consolas" w:hAnsi="Consolas" w:cs="Consolas"/>
                <w:color w:val="FF0000"/>
                <w:sz w:val="19"/>
                <w:szCs w:val="19"/>
                <w:lang w:val="en-US"/>
              </w:rPr>
              <w:t xml:space="preserve"> x</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Name</w:t>
            </w:r>
            <w:r w:rsidRPr="00CD317B">
              <w:rPr>
                <w:rFonts w:ascii="Consolas" w:hAnsi="Consolas" w:cs="Consolas"/>
                <w:color w:val="0000FF"/>
                <w:sz w:val="19"/>
                <w:szCs w:val="19"/>
                <w:lang w:val="en-US"/>
              </w:rPr>
              <w:t>="lSendEnd"</w:t>
            </w:r>
            <w:r w:rsidRPr="00CD317B">
              <w:rPr>
                <w:rFonts w:ascii="Consolas" w:hAnsi="Consolas" w:cs="Consolas"/>
                <w:color w:val="FF0000"/>
                <w:sz w:val="19"/>
                <w:szCs w:val="19"/>
                <w:lang w:val="en-US"/>
              </w:rPr>
              <w:t xml:space="preserve"> Content</w:t>
            </w:r>
            <w:r w:rsidRPr="00CD317B">
              <w:rPr>
                <w:rFonts w:ascii="Consolas" w:hAnsi="Consolas" w:cs="Consolas"/>
                <w:color w:val="0000FF"/>
                <w:sz w:val="19"/>
                <w:szCs w:val="19"/>
                <w:lang w:val="en-US"/>
              </w:rPr>
              <w:t>="</w:t>
            </w:r>
            <w:r>
              <w:rPr>
                <w:rFonts w:ascii="Consolas" w:hAnsi="Consolas" w:cs="Consolas"/>
                <w:color w:val="0000FF"/>
                <w:sz w:val="19"/>
                <w:szCs w:val="19"/>
              </w:rPr>
              <w:t>Работа</w:t>
            </w:r>
            <w:r w:rsidRPr="00CD317B">
              <w:rPr>
                <w:rFonts w:ascii="Consolas" w:hAnsi="Consolas" w:cs="Consolas"/>
                <w:color w:val="0000FF"/>
                <w:sz w:val="19"/>
                <w:szCs w:val="19"/>
                <w:lang w:val="en-US"/>
              </w:rPr>
              <w:t xml:space="preserve"> </w:t>
            </w:r>
            <w:r>
              <w:rPr>
                <w:rFonts w:ascii="Consolas" w:hAnsi="Consolas" w:cs="Consolas"/>
                <w:color w:val="0000FF"/>
                <w:sz w:val="19"/>
                <w:szCs w:val="19"/>
              </w:rPr>
              <w:t>завершена</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 xml:space="preserve"> FontSize</w:t>
            </w:r>
            <w:r w:rsidRPr="00CD317B">
              <w:rPr>
                <w:rFonts w:ascii="Consolas" w:hAnsi="Consolas" w:cs="Consolas"/>
                <w:color w:val="0000FF"/>
                <w:sz w:val="19"/>
                <w:szCs w:val="19"/>
                <w:lang w:val="en-US"/>
              </w:rPr>
              <w:t>="36"</w:t>
            </w:r>
            <w:r w:rsidRPr="00CD317B">
              <w:rPr>
                <w:rFonts w:ascii="Consolas" w:hAnsi="Consolas" w:cs="Consolas"/>
                <w:color w:val="FF0000"/>
                <w:sz w:val="19"/>
                <w:szCs w:val="19"/>
                <w:lang w:val="en-US"/>
              </w:rPr>
              <w:t xml:space="preserve"> HorizontalAlignment</w:t>
            </w:r>
            <w:r w:rsidRPr="00CD317B">
              <w:rPr>
                <w:rFonts w:ascii="Consolas" w:hAnsi="Consolas" w:cs="Consolas"/>
                <w:color w:val="0000FF"/>
                <w:sz w:val="19"/>
                <w:szCs w:val="19"/>
                <w:lang w:val="en-US"/>
              </w:rPr>
              <w:t>="Center"</w:t>
            </w:r>
            <w:r w:rsidRPr="00CD317B">
              <w:rPr>
                <w:rFonts w:ascii="Consolas" w:hAnsi="Consolas" w:cs="Consolas"/>
                <w:color w:val="FF0000"/>
                <w:sz w:val="19"/>
                <w:szCs w:val="19"/>
                <w:lang w:val="en-US"/>
              </w:rPr>
              <w:t xml:space="preserve"> VerticalAlignment</w:t>
            </w:r>
            <w:r w:rsidRPr="00CD317B">
              <w:rPr>
                <w:rFonts w:ascii="Consolas" w:hAnsi="Consolas" w:cs="Consolas"/>
                <w:color w:val="0000FF"/>
                <w:sz w:val="19"/>
                <w:szCs w:val="19"/>
                <w:lang w:val="en-US"/>
              </w:rPr>
              <w:t>="Center"</w:t>
            </w:r>
            <w:r w:rsidRPr="00CD317B">
              <w:rPr>
                <w:rFonts w:ascii="Consolas" w:hAnsi="Consolas" w:cs="Consolas"/>
                <w:sz w:val="19"/>
                <w:szCs w:val="19"/>
                <w:lang w:val="en-US"/>
              </w:rPr>
              <w:t xml:space="preserve"> </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FF0000"/>
                <w:sz w:val="19"/>
                <w:szCs w:val="19"/>
                <w:lang w:val="en-US"/>
              </w:rPr>
              <w:t xml:space="preserve"> FontFamily</w:t>
            </w:r>
            <w:r w:rsidRPr="00CD317B">
              <w:rPr>
                <w:rFonts w:ascii="Consolas" w:hAnsi="Consolas" w:cs="Consolas"/>
                <w:color w:val="0000FF"/>
                <w:sz w:val="19"/>
                <w:szCs w:val="19"/>
                <w:lang w:val="en-US"/>
              </w:rPr>
              <w:t>="Arial"</w:t>
            </w: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 xml:space="preserve"> &gt;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Label.Foreground</w:t>
            </w:r>
            <w:r w:rsidRPr="00CD317B">
              <w:rPr>
                <w:rFonts w:ascii="Consolas" w:hAnsi="Consolas" w:cs="Consolas"/>
                <w:color w:val="0000FF"/>
                <w:sz w:val="19"/>
                <w:szCs w:val="19"/>
                <w:lang w:val="en-US"/>
              </w:rPr>
              <w:t>&gt;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LinearGradientBrush</w:t>
            </w:r>
            <w:r w:rsidRPr="00CD317B">
              <w:rPr>
                <w:rFonts w:ascii="Consolas" w:hAnsi="Consolas" w:cs="Consolas"/>
                <w:color w:val="FF0000"/>
                <w:sz w:val="19"/>
                <w:szCs w:val="19"/>
                <w:lang w:val="en-US"/>
              </w:rPr>
              <w:t xml:space="preserve"> EndPoint</w:t>
            </w:r>
            <w:r w:rsidRPr="00CD317B">
              <w:rPr>
                <w:rFonts w:ascii="Consolas" w:hAnsi="Consolas" w:cs="Consolas"/>
                <w:color w:val="0000FF"/>
                <w:sz w:val="19"/>
                <w:szCs w:val="19"/>
                <w:lang w:val="en-US"/>
              </w:rPr>
              <w:t>="0.5,1"</w:t>
            </w:r>
            <w:r w:rsidRPr="00CD317B">
              <w:rPr>
                <w:rFonts w:ascii="Consolas" w:hAnsi="Consolas" w:cs="Consolas"/>
                <w:color w:val="FF0000"/>
                <w:sz w:val="19"/>
                <w:szCs w:val="19"/>
                <w:lang w:val="en-US"/>
              </w:rPr>
              <w:t xml:space="preserve"> MappingMode</w:t>
            </w:r>
            <w:r w:rsidRPr="00CD317B">
              <w:rPr>
                <w:rFonts w:ascii="Consolas" w:hAnsi="Consolas" w:cs="Consolas"/>
                <w:color w:val="0000FF"/>
                <w:sz w:val="19"/>
                <w:szCs w:val="19"/>
                <w:lang w:val="en-US"/>
              </w:rPr>
              <w:t>="RelativeToBoundingBox"</w:t>
            </w:r>
            <w:r w:rsidRPr="00CD317B">
              <w:rPr>
                <w:rFonts w:ascii="Consolas" w:hAnsi="Consolas" w:cs="Consolas"/>
                <w:color w:val="FF0000"/>
                <w:sz w:val="19"/>
                <w:szCs w:val="19"/>
                <w:lang w:val="en-US"/>
              </w:rPr>
              <w:t xml:space="preserve"> StartPoint</w:t>
            </w:r>
            <w:r w:rsidRPr="00CD317B">
              <w:rPr>
                <w:rFonts w:ascii="Consolas" w:hAnsi="Consolas" w:cs="Consolas"/>
                <w:color w:val="0000FF"/>
                <w:sz w:val="19"/>
                <w:szCs w:val="19"/>
                <w:lang w:val="en-US"/>
              </w:rPr>
              <w:t>="0.5,0"&gt;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GradientStop</w:t>
            </w:r>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="#FFBAE4FF"</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="0.013"/&gt;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GradientStop</w:t>
            </w:r>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="#FF398FDF"</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="0.41800001263618469"/&gt;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GradientStop</w:t>
            </w:r>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="#FF006DD4"</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="0.418"/&gt;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GradientStop</w:t>
            </w:r>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="#FF0A3E69"</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="1"/&gt;</w:t>
            </w:r>
          </w:p>
          <w:p w:rsidR="00CD317B" w:rsidRDefault="00CD317B" w:rsidP="00CD317B">
            <w:pPr>
              <w:rPr>
                <w:rFonts w:ascii="Consolas" w:hAnsi="Consolas" w:cs="Consolas"/>
                <w:sz w:val="19"/>
                <w:szCs w:val="19"/>
              </w:rPr>
            </w:pPr>
            <w:r w:rsidRPr="00CD317B">
              <w:rPr>
                <w:rFonts w:ascii="Consolas" w:hAnsi="Consolas" w:cs="Consolas"/>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LinearGradientBrush</w:t>
            </w:r>
            <w:r>
              <w:rPr>
                <w:rFonts w:ascii="Consolas" w:hAnsi="Consolas" w:cs="Consolas"/>
                <w:color w:val="0000FF"/>
                <w:sz w:val="19"/>
                <w:szCs w:val="19"/>
              </w:rPr>
              <w:t>&gt;</w:t>
            </w:r>
          </w:p>
          <w:p w:rsidR="00CD317B" w:rsidRDefault="00CD317B" w:rsidP="00CD317B">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Label.Foreground</w:t>
            </w:r>
            <w:r>
              <w:rPr>
                <w:rFonts w:ascii="Consolas" w:hAnsi="Consolas" w:cs="Consolas"/>
                <w:color w:val="0000FF"/>
                <w:sz w:val="19"/>
                <w:szCs w:val="19"/>
              </w:rPr>
              <w:t>&gt;</w:t>
            </w:r>
          </w:p>
          <w:p w:rsidR="00CD317B" w:rsidRPr="00CD317B" w:rsidRDefault="00CD317B" w:rsidP="00CD317B">
            <w:pPr>
              <w:rPr>
                <w:lang w:val="en-US"/>
              </w:rPr>
            </w:pP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tc>
      </w:tr>
    </w:tbl>
    <w:p w:rsidR="00CD317B" w:rsidRDefault="00CD317B" w:rsidP="00DB7283">
      <w:r>
        <w:t>Запускаем проект</w:t>
      </w:r>
    </w:p>
    <w:p w:rsidR="00CD317B" w:rsidRPr="00CD317B" w:rsidRDefault="00CD317B" w:rsidP="00DB7283">
      <w:r>
        <w:rPr>
          <w:noProof/>
        </w:rPr>
        <w:drawing>
          <wp:inline distT="0" distB="0" distL="0" distR="0">
            <wp:extent cx="2503086" cy="1546175"/>
            <wp:effectExtent l="19050" t="0" r="0"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2502933" cy="1546080"/>
                    </a:xfrm>
                    <a:prstGeom prst="rect">
                      <a:avLst/>
                    </a:prstGeom>
                    <a:noFill/>
                    <a:ln w="9525">
                      <a:noFill/>
                      <a:miter lim="800000"/>
                      <a:headEnd/>
                      <a:tailEnd/>
                    </a:ln>
                  </pic:spPr>
                </pic:pic>
              </a:graphicData>
            </a:graphic>
          </wp:inline>
        </w:drawing>
      </w:r>
    </w:p>
    <w:p w:rsidR="00C1617C" w:rsidRDefault="00CD317B" w:rsidP="00DB7283">
      <w:r>
        <w:t xml:space="preserve">Всё выглядит красиво и в одном стиле. </w:t>
      </w:r>
    </w:p>
    <w:p w:rsidR="00084948" w:rsidRDefault="00084948" w:rsidP="00DB7283"/>
    <w:p w:rsidR="00084948" w:rsidRDefault="00084948" w:rsidP="009336D2">
      <w:pPr>
        <w:pStyle w:val="Heading1"/>
      </w:pPr>
      <w:bookmarkStart w:id="51" w:name="_Toc467090860"/>
      <w:r>
        <w:t>Итог</w:t>
      </w:r>
      <w:bookmarkEnd w:id="51"/>
    </w:p>
    <w:p w:rsidR="00084948" w:rsidRDefault="00084948" w:rsidP="00084948">
      <w:pPr>
        <w:pStyle w:val="Normal1"/>
      </w:pPr>
      <w:r>
        <w:t>Подведем итог нашей работы.</w:t>
      </w:r>
    </w:p>
    <w:p w:rsidR="00084948" w:rsidRDefault="00084948" w:rsidP="00084948">
      <w:pPr>
        <w:pStyle w:val="Normal1"/>
      </w:pPr>
      <w:r>
        <w:lastRenderedPageBreak/>
        <w:t xml:space="preserve">Мы проверили код по отправке писем из приложения созданного на языке </w:t>
      </w:r>
      <w:r>
        <w:rPr>
          <w:lang w:val="en-US"/>
        </w:rPr>
        <w:t>C</w:t>
      </w:r>
      <w:r w:rsidRPr="00084948">
        <w:t xml:space="preserve">#, </w:t>
      </w:r>
      <w:r>
        <w:t>это вполне возможно.</w:t>
      </w:r>
    </w:p>
    <w:p w:rsidR="00084948" w:rsidRPr="007B0AAB" w:rsidRDefault="00084948" w:rsidP="00084948">
      <w:pPr>
        <w:pStyle w:val="Normal1"/>
      </w:pPr>
      <w:r>
        <w:t xml:space="preserve">Мы познакомились с технологией визуального интерфейса </w:t>
      </w:r>
      <w:r>
        <w:rPr>
          <w:lang w:val="en-US"/>
        </w:rPr>
        <w:t>WPF</w:t>
      </w:r>
      <w:r w:rsidRPr="00084948">
        <w:t xml:space="preserve">. </w:t>
      </w:r>
      <w:r w:rsidR="00946FC5">
        <w:t xml:space="preserve">И сравнили с технологией </w:t>
      </w:r>
      <w:r w:rsidR="00946FC5">
        <w:rPr>
          <w:lang w:val="en-US"/>
        </w:rPr>
        <w:t>Windows</w:t>
      </w:r>
      <w:r w:rsidR="00946FC5" w:rsidRPr="00946FC5">
        <w:t xml:space="preserve"> </w:t>
      </w:r>
      <w:r w:rsidR="00946FC5">
        <w:rPr>
          <w:lang w:val="en-US"/>
        </w:rPr>
        <w:t>Forms</w:t>
      </w:r>
      <w:r w:rsidR="00946FC5" w:rsidRPr="00946FC5">
        <w:t xml:space="preserve">. </w:t>
      </w:r>
    </w:p>
    <w:p w:rsidR="00084948" w:rsidRDefault="00946FC5" w:rsidP="00946FC5">
      <w:pPr>
        <w:pStyle w:val="Normal1"/>
      </w:pPr>
      <w:r>
        <w:t xml:space="preserve">Как итог могу сказать, что основным отличием </w:t>
      </w:r>
      <w:r>
        <w:rPr>
          <w:lang w:val="en-US"/>
        </w:rPr>
        <w:t>WPF</w:t>
      </w:r>
      <w:r w:rsidRPr="00946FC5">
        <w:t xml:space="preserve"> </w:t>
      </w:r>
      <w:r>
        <w:t xml:space="preserve">от </w:t>
      </w:r>
      <w:r>
        <w:rPr>
          <w:lang w:val="en-US"/>
        </w:rPr>
        <w:t>WinForms</w:t>
      </w:r>
      <w:r w:rsidRPr="00946FC5">
        <w:t xml:space="preserve"> – </w:t>
      </w:r>
      <w:r>
        <w:t xml:space="preserve">это создание красивых стилей, украшений проекта. Да я уверен, что если как следует порыться в интернете и «станцевать с бубном», то мы можем и приложение, написанное на </w:t>
      </w:r>
      <w:r>
        <w:rPr>
          <w:lang w:val="en-US"/>
        </w:rPr>
        <w:t>WinForms</w:t>
      </w:r>
      <w:r w:rsidRPr="00946FC5">
        <w:t xml:space="preserve"> </w:t>
      </w:r>
      <w:r>
        <w:t xml:space="preserve">сделать более красивым и натянуть на него какой-нибудь свой корпоративный стиль. Точно могу сказать, что для целей красивого приложения </w:t>
      </w:r>
      <w:r>
        <w:rPr>
          <w:lang w:val="en-US"/>
        </w:rPr>
        <w:t>WPF</w:t>
      </w:r>
      <w:r w:rsidRPr="00946FC5">
        <w:t xml:space="preserve"> </w:t>
      </w:r>
      <w:r>
        <w:t xml:space="preserve">подходит больше. Остаётся вопрос, какая технология лучше, и какую и когда лучше применять. Мои рекомендации такие: </w:t>
      </w:r>
    </w:p>
    <w:p w:rsidR="00946FC5" w:rsidRDefault="00946FC5" w:rsidP="00946FC5">
      <w:pPr>
        <w:pStyle w:val="Normal1"/>
        <w:numPr>
          <w:ilvl w:val="0"/>
          <w:numId w:val="8"/>
        </w:numPr>
      </w:pPr>
      <w:r>
        <w:t xml:space="preserve">WinForms надо знать и уметь применять, так как, устроившись в какую-нибудь компанию, наверняка там остались старые программы, работающие под </w:t>
      </w:r>
      <w:r>
        <w:rPr>
          <w:lang w:val="en-US"/>
        </w:rPr>
        <w:t>WinForms</w:t>
      </w:r>
      <w:r>
        <w:t xml:space="preserve">, которые нужно поддерживать. Но не нужно сильно вкладываться в изучение </w:t>
      </w:r>
      <w:r w:rsidR="00524D3F">
        <w:rPr>
          <w:lang w:val="en-US"/>
        </w:rPr>
        <w:t>Windows</w:t>
      </w:r>
      <w:r w:rsidR="00524D3F" w:rsidRPr="00524D3F">
        <w:t xml:space="preserve"> </w:t>
      </w:r>
      <w:r w:rsidR="00524D3F">
        <w:rPr>
          <w:lang w:val="en-US"/>
        </w:rPr>
        <w:t>Forms</w:t>
      </w:r>
      <w:r w:rsidR="00524D3F">
        <w:t xml:space="preserve">, эту технлогию </w:t>
      </w:r>
      <w:r>
        <w:t xml:space="preserve"> достаточно знать на поверхностном уровне.</w:t>
      </w:r>
    </w:p>
    <w:p w:rsidR="00946FC5" w:rsidRDefault="00946FC5" w:rsidP="00946FC5">
      <w:pPr>
        <w:pStyle w:val="Normal1"/>
        <w:numPr>
          <w:ilvl w:val="0"/>
          <w:numId w:val="8"/>
        </w:numPr>
      </w:pPr>
      <w:r>
        <w:rPr>
          <w:lang w:val="en-US"/>
        </w:rPr>
        <w:t>WPF</w:t>
      </w:r>
      <w:r w:rsidRPr="00946FC5">
        <w:t xml:space="preserve"> </w:t>
      </w:r>
      <w:r w:rsidR="00524D3F">
        <w:t xml:space="preserve">следует </w:t>
      </w:r>
      <w:r>
        <w:t>изучать более серьезно, и если создаете новое приложение, то дела</w:t>
      </w:r>
      <w:r w:rsidR="00524D3F">
        <w:t>й</w:t>
      </w:r>
      <w:r>
        <w:t>т</w:t>
      </w:r>
      <w:r w:rsidR="00524D3F">
        <w:t>е</w:t>
      </w:r>
      <w:r>
        <w:t xml:space="preserve"> его с использованием именно этой технологии, даже если не ну</w:t>
      </w:r>
      <w:r w:rsidR="002B5E24">
        <w:t xml:space="preserve">жно создавать красивый дизайн. </w:t>
      </w:r>
      <w:r w:rsidR="002B5E24">
        <w:rPr>
          <w:lang w:val="en-US"/>
        </w:rPr>
        <w:t>WPF</w:t>
      </w:r>
      <w:r w:rsidR="002B5E24" w:rsidRPr="002B5E24">
        <w:t xml:space="preserve"> </w:t>
      </w:r>
      <w:r w:rsidR="002B5E24">
        <w:t xml:space="preserve">более современная технология и вы будете более востребованы на рынке труда если хорошо её освоете. </w:t>
      </w:r>
    </w:p>
    <w:p w:rsidR="002B5E24" w:rsidRPr="00946FC5" w:rsidRDefault="002B5E24" w:rsidP="002B5E24">
      <w:pPr>
        <w:pStyle w:val="Normal1"/>
        <w:ind w:left="720"/>
      </w:pPr>
    </w:p>
    <w:p w:rsidR="00CD317B" w:rsidRPr="00CD317B" w:rsidRDefault="00CD317B" w:rsidP="00DB7283"/>
    <w:p w:rsidR="00084948" w:rsidRPr="009336D2" w:rsidRDefault="00084948" w:rsidP="009336D2">
      <w:pPr>
        <w:pStyle w:val="Heading1"/>
      </w:pPr>
      <w:bookmarkStart w:id="52" w:name="_Toc467090861"/>
      <w:r w:rsidRPr="009336D2">
        <w:t>Рекомендации</w:t>
      </w:r>
      <w:r w:rsidR="002B5E24" w:rsidRPr="009336D2">
        <w:t xml:space="preserve"> по созданию приложений.</w:t>
      </w:r>
      <w:bookmarkEnd w:id="52"/>
    </w:p>
    <w:p w:rsidR="002B5E24" w:rsidRDefault="002B5E24" w:rsidP="002B5E24">
      <w:pPr>
        <w:pStyle w:val="Normal1"/>
      </w:pPr>
      <w:r>
        <w:t xml:space="preserve">Мы только, что написали приложение, которое рассылает электронные письма. И у нас есть два пути возможного дальнейшего развития. </w:t>
      </w:r>
    </w:p>
    <w:p w:rsidR="002B5E24" w:rsidRDefault="002B5E24" w:rsidP="002B5E24">
      <w:pPr>
        <w:pStyle w:val="Normal1"/>
        <w:numPr>
          <w:ilvl w:val="0"/>
          <w:numId w:val="9"/>
        </w:numPr>
      </w:pPr>
      <w:r>
        <w:t xml:space="preserve">Мы можем продолжать дальше развивать наше приложение и «по ходу пьесы» дополнять разные фичи и новые возможности в нашу программу, надеясь, что из неё получится что-то хорошее. </w:t>
      </w:r>
    </w:p>
    <w:p w:rsidR="002B5E24" w:rsidRDefault="002B5E24" w:rsidP="002B5E24">
      <w:pPr>
        <w:pStyle w:val="Normal1"/>
        <w:numPr>
          <w:ilvl w:val="0"/>
          <w:numId w:val="9"/>
        </w:numPr>
      </w:pPr>
      <w:r>
        <w:t>Сесть, хорошенько подумать, что мы хотим от нашей программы.</w:t>
      </w:r>
    </w:p>
    <w:p w:rsidR="002B5E24" w:rsidRDefault="002B5E24" w:rsidP="002B5E24">
      <w:pPr>
        <w:pStyle w:val="Normal1"/>
        <w:numPr>
          <w:ilvl w:val="1"/>
          <w:numId w:val="9"/>
        </w:numPr>
      </w:pPr>
      <w:r>
        <w:t>Какие цели мы преследуем, что хотим получить</w:t>
      </w:r>
    </w:p>
    <w:p w:rsidR="002B5E24" w:rsidRDefault="002B5E24" w:rsidP="002B5E24">
      <w:pPr>
        <w:pStyle w:val="Normal1"/>
        <w:numPr>
          <w:ilvl w:val="1"/>
          <w:numId w:val="9"/>
        </w:numPr>
      </w:pPr>
      <w:r>
        <w:t>Как должен выглядеть интерфейс приложения, какой дизайн</w:t>
      </w:r>
    </w:p>
    <w:p w:rsidR="002B5E24" w:rsidRDefault="002B5E24" w:rsidP="002B5E24">
      <w:pPr>
        <w:pStyle w:val="Normal1"/>
        <w:numPr>
          <w:ilvl w:val="1"/>
          <w:numId w:val="9"/>
        </w:numPr>
      </w:pPr>
      <w:r>
        <w:t>Продумать структуру программы</w:t>
      </w:r>
    </w:p>
    <w:p w:rsidR="0000508D" w:rsidRDefault="0000508D" w:rsidP="0000508D">
      <w:pPr>
        <w:pStyle w:val="Normal1"/>
        <w:ind w:left="720"/>
      </w:pPr>
      <w:r>
        <w:t>То есть написать ТЗ (техническое задание).</w:t>
      </w:r>
    </w:p>
    <w:p w:rsidR="0000508D" w:rsidRDefault="0000508D" w:rsidP="0000508D">
      <w:pPr>
        <w:pStyle w:val="Normal1"/>
        <w:ind w:left="720"/>
      </w:pPr>
    </w:p>
    <w:p w:rsidR="0000508D" w:rsidRDefault="00524D3F" w:rsidP="0000508D">
      <w:pPr>
        <w:pStyle w:val="Normal1"/>
      </w:pPr>
      <w:r>
        <w:t>Первый</w:t>
      </w:r>
      <w:r w:rsidR="0000508D">
        <w:t xml:space="preserve"> путь, к сожалению, приводит к спагетти-коду, то есть когда  в вашем приложении «чёрт ногу сломит», ничего не понятно, какой метод, когда вызывается, какая переменная и для чего нужна. И, конечно же, отсутствие чёткой цели, приводит к непонятному результату. </w:t>
      </w:r>
      <w:r w:rsidR="00DE4725">
        <w:t>Поэтому выбираем второй путь.</w:t>
      </w:r>
    </w:p>
    <w:p w:rsidR="00DE4725" w:rsidRDefault="00DE4725" w:rsidP="0000508D">
      <w:pPr>
        <w:pStyle w:val="Normal1"/>
      </w:pPr>
    </w:p>
    <w:p w:rsidR="00FC4C73" w:rsidRPr="009336D2" w:rsidRDefault="00FC4C73" w:rsidP="009336D2">
      <w:pPr>
        <w:pStyle w:val="Heading2"/>
      </w:pPr>
      <w:bookmarkStart w:id="53" w:name="_Toc467090862"/>
      <w:r w:rsidRPr="009336D2">
        <w:t>Постановка цели.</w:t>
      </w:r>
      <w:bookmarkEnd w:id="53"/>
    </w:p>
    <w:p w:rsidR="00FC4C73" w:rsidRDefault="00B418C5" w:rsidP="00FC4C73">
      <w:pPr>
        <w:pStyle w:val="Normal1"/>
      </w:pPr>
      <w:r>
        <w:t>То с чего обычно начинается создание нового проекта или даже нового приложения это с постановки цели и составления технического задания. В компаниях обычно для этого собираются митинги</w:t>
      </w:r>
      <w:r w:rsidR="004C4933">
        <w:t xml:space="preserve">, устраиваются мозговые штурмы, заказчикам отправляются брифы, анкеты. Если приложение не очень большое и под силу одному программисту, то достаточно просто посидеть и подумать, каким оно должно быть и как оно должно быть устроено. </w:t>
      </w:r>
    </w:p>
    <w:p w:rsidR="004C4933" w:rsidRDefault="004C4933" w:rsidP="00FC4C73">
      <w:pPr>
        <w:pStyle w:val="Normal1"/>
      </w:pPr>
      <w:r>
        <w:t xml:space="preserve">Предвижу вопрос, почему урок </w:t>
      </w:r>
      <w:r w:rsidR="00336DDD">
        <w:t xml:space="preserve">не </w:t>
      </w:r>
      <w:r>
        <w:t xml:space="preserve">начался с пункта постановка цели. Ответ простой. Урок построен так, каким бы он был в реальной жизни. Вначале я бы изучил задачу, действительно ли можно отправить письмо программно. Затем хотя бы поверхностно изучил бы новую технологию. А затем, когда я уверен, что решить вопрос рассылки средствами </w:t>
      </w:r>
      <w:r w:rsidRPr="004C4933">
        <w:t>.</w:t>
      </w:r>
      <w:r>
        <w:rPr>
          <w:lang w:val="en-US"/>
        </w:rPr>
        <w:t>NET</w:t>
      </w:r>
      <w:r w:rsidRPr="004C4933">
        <w:t xml:space="preserve"> </w:t>
      </w:r>
      <w:r>
        <w:t xml:space="preserve">с использованием технологии </w:t>
      </w:r>
      <w:r>
        <w:rPr>
          <w:lang w:val="en-US"/>
        </w:rPr>
        <w:t>WPF</w:t>
      </w:r>
      <w:r>
        <w:t xml:space="preserve"> возможно, </w:t>
      </w:r>
      <w:r w:rsidR="00524D3F">
        <w:t xml:space="preserve">уже тогда </w:t>
      </w:r>
      <w:r>
        <w:t>приступил бы к продумыванию цели.</w:t>
      </w:r>
    </w:p>
    <w:p w:rsidR="00336DDD" w:rsidRPr="00336DDD" w:rsidRDefault="00336DDD" w:rsidP="00FC4C73">
      <w:pPr>
        <w:pStyle w:val="Normal1"/>
        <w:rPr>
          <w:sz w:val="28"/>
          <w:szCs w:val="28"/>
        </w:rPr>
      </w:pPr>
    </w:p>
    <w:p w:rsidR="00336DDD" w:rsidRPr="009336D2" w:rsidRDefault="00336DDD" w:rsidP="009336D2">
      <w:pPr>
        <w:pStyle w:val="Heading3"/>
      </w:pPr>
      <w:bookmarkStart w:id="54" w:name="_Toc467090863"/>
      <w:r w:rsidRPr="009336D2">
        <w:lastRenderedPageBreak/>
        <w:t>С чего начать. План.</w:t>
      </w:r>
      <w:bookmarkEnd w:id="54"/>
    </w:p>
    <w:p w:rsidR="00336DDD" w:rsidRDefault="00826B9C" w:rsidP="00336DDD">
      <w:pPr>
        <w:pStyle w:val="Normal1"/>
      </w:pPr>
      <w:r>
        <w:t>Будем следовать небольшому плану, по созданию программного продукта</w:t>
      </w:r>
    </w:p>
    <w:p w:rsidR="00826B9C" w:rsidRDefault="00826B9C" w:rsidP="00826B9C">
      <w:pPr>
        <w:pStyle w:val="Normal1"/>
        <w:numPr>
          <w:ilvl w:val="0"/>
          <w:numId w:val="12"/>
        </w:numPr>
      </w:pPr>
      <w:r>
        <w:t>Первоначально надо ответить на вопросы, для чего нужно наше приложение, кто его будет использовать, что оно будет делать.</w:t>
      </w:r>
    </w:p>
    <w:p w:rsidR="00826B9C" w:rsidRDefault="00826B9C" w:rsidP="00826B9C">
      <w:pPr>
        <w:pStyle w:val="Normal1"/>
        <w:numPr>
          <w:ilvl w:val="0"/>
          <w:numId w:val="12"/>
        </w:numPr>
      </w:pPr>
      <w:r>
        <w:t>Определите структуру будущего программного продукта.</w:t>
      </w:r>
    </w:p>
    <w:p w:rsidR="00826B9C" w:rsidRDefault="00826B9C" w:rsidP="00826B9C">
      <w:pPr>
        <w:pStyle w:val="Normal1"/>
        <w:numPr>
          <w:ilvl w:val="0"/>
          <w:numId w:val="12"/>
        </w:numPr>
      </w:pPr>
      <w:r>
        <w:t>Продумайте интерфейс или внешний вид приложения и нарисуйте его, например на бумаге.</w:t>
      </w:r>
    </w:p>
    <w:p w:rsidR="00826B9C" w:rsidRDefault="00826B9C" w:rsidP="00826B9C">
      <w:pPr>
        <w:pStyle w:val="Normal1"/>
        <w:numPr>
          <w:ilvl w:val="0"/>
          <w:numId w:val="12"/>
        </w:numPr>
      </w:pPr>
      <w:r>
        <w:t>Создание прототипа программы, который содержит весь графический интерфейс (кнопки, диалоговые окна и др.), но не обладает функциональной полнотой.</w:t>
      </w:r>
    </w:p>
    <w:p w:rsidR="00826B9C" w:rsidRPr="00336DDD" w:rsidRDefault="00826B9C" w:rsidP="00826B9C">
      <w:pPr>
        <w:pStyle w:val="Normal1"/>
        <w:numPr>
          <w:ilvl w:val="0"/>
          <w:numId w:val="12"/>
        </w:numPr>
      </w:pPr>
      <w:r>
        <w:t>Непосредственно сам кодинг, то есть добавление функциональных блоков, методов и т.п. в программу</w:t>
      </w:r>
    </w:p>
    <w:p w:rsidR="00336DDD" w:rsidRDefault="00336DDD" w:rsidP="00FC4C73">
      <w:pPr>
        <w:pStyle w:val="Normal1"/>
      </w:pPr>
    </w:p>
    <w:p w:rsidR="00326621" w:rsidRPr="009336D2" w:rsidRDefault="00326621" w:rsidP="009336D2">
      <w:pPr>
        <w:pStyle w:val="Heading3"/>
      </w:pPr>
      <w:bookmarkStart w:id="55" w:name="_Toc467090864"/>
      <w:r w:rsidRPr="009336D2">
        <w:t>Первый пункт плана.</w:t>
      </w:r>
      <w:bookmarkEnd w:id="55"/>
    </w:p>
    <w:p w:rsidR="00F61086" w:rsidRPr="005B4C95" w:rsidRDefault="00F61086" w:rsidP="00FC4C73">
      <w:pPr>
        <w:pStyle w:val="Normal1"/>
        <w:rPr>
          <w:b/>
        </w:rPr>
      </w:pPr>
      <w:r w:rsidRPr="005B4C95">
        <w:rPr>
          <w:b/>
        </w:rPr>
        <w:t>Начнем с первого пункта</w:t>
      </w:r>
    </w:p>
    <w:p w:rsidR="004C4933" w:rsidRDefault="000163B7" w:rsidP="00FC4C73">
      <w:pPr>
        <w:pStyle w:val="Normal1"/>
      </w:pPr>
      <w:r>
        <w:t xml:space="preserve">Так что откиньтесь на спинку кресла и подумайте, что вы хотите от приложения, что оно должно делать. </w:t>
      </w:r>
    </w:p>
    <w:p w:rsidR="000163B7" w:rsidRDefault="000163B7" w:rsidP="00FC4C73">
      <w:pPr>
        <w:pStyle w:val="Normal1"/>
      </w:pPr>
      <w:r>
        <w:rPr>
          <w:noProof/>
        </w:rPr>
        <w:drawing>
          <wp:inline distT="0" distB="0" distL="0" distR="0">
            <wp:extent cx="3683768" cy="2072120"/>
            <wp:effectExtent l="19050" t="0" r="0" b="0"/>
            <wp:docPr id="5" name="Picture 4" descr="1460978273_windowoff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0978273_windowoffice-2.jpg"/>
                    <pic:cNvPicPr/>
                  </pic:nvPicPr>
                  <pic:blipFill>
                    <a:blip r:embed="rId43" cstate="print"/>
                    <a:stretch>
                      <a:fillRect/>
                    </a:stretch>
                  </pic:blipFill>
                  <pic:spPr>
                    <a:xfrm>
                      <a:off x="0" y="0"/>
                      <a:ext cx="3685508" cy="2073099"/>
                    </a:xfrm>
                    <a:prstGeom prst="rect">
                      <a:avLst/>
                    </a:prstGeom>
                  </pic:spPr>
                </pic:pic>
              </a:graphicData>
            </a:graphic>
          </wp:inline>
        </w:drawing>
      </w:r>
    </w:p>
    <w:p w:rsidR="000163B7" w:rsidRDefault="000163B7" w:rsidP="00FC4C73">
      <w:pPr>
        <w:pStyle w:val="Normal1"/>
      </w:pPr>
      <w:r>
        <w:t xml:space="preserve">Не возбраняется думать с открытыми глазами, или даже расхаживая по комнате взад-вперед, или даже гуляя в парке. А можно просто начать записывать свои мысли. </w:t>
      </w:r>
    </w:p>
    <w:p w:rsidR="000163B7" w:rsidRDefault="00C32321" w:rsidP="00FC4C73">
      <w:pPr>
        <w:pStyle w:val="Normal1"/>
      </w:pPr>
      <w:r>
        <w:t>И вот какое приложение мы будем делать</w:t>
      </w:r>
    </w:p>
    <w:p w:rsidR="00C32321" w:rsidRDefault="00C32321" w:rsidP="00C32321">
      <w:pPr>
        <w:pStyle w:val="Normal1"/>
        <w:numPr>
          <w:ilvl w:val="0"/>
          <w:numId w:val="10"/>
        </w:numPr>
      </w:pPr>
      <w:r>
        <w:t xml:space="preserve">Приложение «Рассыльщик», занимается рассылкой электронных писем по адресатам из базы данных адресов. </w:t>
      </w:r>
    </w:p>
    <w:p w:rsidR="00C32321" w:rsidRDefault="00C32321" w:rsidP="00C32321">
      <w:pPr>
        <w:pStyle w:val="Normal1"/>
        <w:numPr>
          <w:ilvl w:val="0"/>
          <w:numId w:val="10"/>
        </w:numPr>
      </w:pPr>
      <w:r>
        <w:t xml:space="preserve">В базе данных хранятся адреса </w:t>
      </w:r>
      <w:r w:rsidRPr="00C32321">
        <w:t>(</w:t>
      </w:r>
      <w:r>
        <w:rPr>
          <w:lang w:val="en-US"/>
        </w:rPr>
        <w:t>email</w:t>
      </w:r>
      <w:r w:rsidRPr="00C32321">
        <w:t xml:space="preserve">) </w:t>
      </w:r>
      <w:r>
        <w:t xml:space="preserve">адресатов, имена и другая информация. </w:t>
      </w:r>
    </w:p>
    <w:p w:rsidR="00C32321" w:rsidRDefault="00C32321" w:rsidP="00C32321">
      <w:pPr>
        <w:pStyle w:val="Normal1"/>
        <w:numPr>
          <w:ilvl w:val="0"/>
          <w:numId w:val="10"/>
        </w:numPr>
      </w:pPr>
      <w:r>
        <w:t xml:space="preserve">В базе данных хранятся адреса </w:t>
      </w:r>
      <w:r w:rsidRPr="00C32321">
        <w:t>(</w:t>
      </w:r>
      <w:r>
        <w:rPr>
          <w:lang w:val="en-US"/>
        </w:rPr>
        <w:t>email</w:t>
      </w:r>
      <w:r w:rsidRPr="00C32321">
        <w:t xml:space="preserve">) </w:t>
      </w:r>
      <w:r>
        <w:t xml:space="preserve">от чьего имени делается рассылка, так же </w:t>
      </w:r>
      <w:r>
        <w:rPr>
          <w:lang w:val="en-US"/>
        </w:rPr>
        <w:t>smtp</w:t>
      </w:r>
      <w:r w:rsidRPr="00C32321">
        <w:t xml:space="preserve"> </w:t>
      </w:r>
      <w:r>
        <w:t>серверы и порты.</w:t>
      </w:r>
    </w:p>
    <w:p w:rsidR="00C32321" w:rsidRDefault="00C32321" w:rsidP="00C32321">
      <w:pPr>
        <w:pStyle w:val="Normal1"/>
        <w:numPr>
          <w:ilvl w:val="0"/>
          <w:numId w:val="10"/>
        </w:numPr>
      </w:pPr>
      <w:r>
        <w:t>В базе данных хранятся тексты писем для отправки, названия писем и ссылки на файлы, которые нужно к письму прикрепить</w:t>
      </w:r>
    </w:p>
    <w:p w:rsidR="00C32321" w:rsidRDefault="00C32321" w:rsidP="00C32321">
      <w:pPr>
        <w:pStyle w:val="Normal1"/>
        <w:numPr>
          <w:ilvl w:val="0"/>
          <w:numId w:val="10"/>
        </w:numPr>
      </w:pPr>
      <w:r>
        <w:t>В базе данных хранится статистика, кому и что мы отправили.</w:t>
      </w:r>
    </w:p>
    <w:p w:rsidR="00C32321" w:rsidRDefault="00C32321" w:rsidP="00C32321">
      <w:pPr>
        <w:pStyle w:val="Normal1"/>
        <w:numPr>
          <w:ilvl w:val="0"/>
          <w:numId w:val="10"/>
        </w:numPr>
      </w:pPr>
      <w:r>
        <w:t xml:space="preserve">В приложении можно выбрать из базы, набор адресатов, кому отправляется письмо. Можно добавить, редактировать и удалить адресата. Можно загрузить из файла несколько адресатов сразу. </w:t>
      </w:r>
    </w:p>
    <w:p w:rsidR="00C32321" w:rsidRDefault="00C32321" w:rsidP="00C32321">
      <w:pPr>
        <w:pStyle w:val="Normal1"/>
        <w:numPr>
          <w:ilvl w:val="0"/>
          <w:numId w:val="10"/>
        </w:numPr>
      </w:pPr>
      <w:r>
        <w:t xml:space="preserve">В приложении можно выбрать адрес от чьего имени отправляется письмо и </w:t>
      </w:r>
      <w:r>
        <w:rPr>
          <w:lang w:val="en-US"/>
        </w:rPr>
        <w:t>smtp</w:t>
      </w:r>
      <w:r w:rsidRPr="00C32321">
        <w:t xml:space="preserve"> </w:t>
      </w:r>
      <w:r>
        <w:t>сервер. Можно добавить, редактировать и удалить отправителя.</w:t>
      </w:r>
    </w:p>
    <w:p w:rsidR="00C32321" w:rsidRDefault="00C32321" w:rsidP="00C32321">
      <w:pPr>
        <w:pStyle w:val="Normal1"/>
        <w:numPr>
          <w:ilvl w:val="0"/>
          <w:numId w:val="10"/>
        </w:numPr>
      </w:pPr>
      <w:r>
        <w:t>В приложении можно составить календарный план рассылки, когда и что мы отправляем.</w:t>
      </w:r>
    </w:p>
    <w:p w:rsidR="00C32321" w:rsidRDefault="00C32321" w:rsidP="00C32321">
      <w:pPr>
        <w:pStyle w:val="Normal1"/>
        <w:numPr>
          <w:ilvl w:val="0"/>
          <w:numId w:val="10"/>
        </w:numPr>
      </w:pPr>
      <w:r>
        <w:t xml:space="preserve">В приложении можно отправить письмо сразу по нажатию кнопки. </w:t>
      </w:r>
    </w:p>
    <w:p w:rsidR="00C32321" w:rsidRDefault="00C32321" w:rsidP="00C32321">
      <w:pPr>
        <w:pStyle w:val="Normal1"/>
        <w:numPr>
          <w:ilvl w:val="0"/>
          <w:numId w:val="10"/>
        </w:numPr>
      </w:pPr>
      <w:r>
        <w:t>В приложении есть напоминание, о том, что нужно составить и осуществить рассылку к определенной дате и времени.</w:t>
      </w:r>
    </w:p>
    <w:p w:rsidR="00C32321" w:rsidRDefault="00C32321" w:rsidP="006E6A93">
      <w:pPr>
        <w:pStyle w:val="Normal1"/>
        <w:numPr>
          <w:ilvl w:val="0"/>
          <w:numId w:val="10"/>
        </w:numPr>
      </w:pPr>
      <w:r>
        <w:t>В приложении можно посмотреть статистику</w:t>
      </w:r>
      <w:r w:rsidR="007B0AAB">
        <w:t>, отправленных писем</w:t>
      </w:r>
      <w:r>
        <w:t>.</w:t>
      </w:r>
    </w:p>
    <w:p w:rsidR="00F61086" w:rsidRDefault="00F61086" w:rsidP="006E6A93">
      <w:pPr>
        <w:pStyle w:val="Normal1"/>
        <w:numPr>
          <w:ilvl w:val="0"/>
          <w:numId w:val="10"/>
        </w:numPr>
      </w:pPr>
      <w:r>
        <w:t>Использовать приложение вы будете сами, для рассылки писем, а так же для демонстрации потенциальному работодателю на собеседовании.</w:t>
      </w:r>
    </w:p>
    <w:p w:rsidR="006E6A93" w:rsidRDefault="006E6A93" w:rsidP="006E6A93">
      <w:pPr>
        <w:pStyle w:val="Normal1"/>
      </w:pPr>
    </w:p>
    <w:p w:rsidR="00326621" w:rsidRPr="00326621" w:rsidRDefault="00326621" w:rsidP="009336D2">
      <w:pPr>
        <w:pStyle w:val="Heading3"/>
      </w:pPr>
      <w:bookmarkStart w:id="56" w:name="_Toc467090865"/>
      <w:r>
        <w:lastRenderedPageBreak/>
        <w:t>Второй пункт плана</w:t>
      </w:r>
      <w:r w:rsidRPr="00336DDD">
        <w:t>.</w:t>
      </w:r>
      <w:bookmarkEnd w:id="56"/>
    </w:p>
    <w:p w:rsidR="00F61086" w:rsidRPr="005B4C95" w:rsidRDefault="006E6A93" w:rsidP="006E6A93">
      <w:pPr>
        <w:pStyle w:val="Normal1"/>
        <w:rPr>
          <w:b/>
        </w:rPr>
      </w:pPr>
      <w:r w:rsidRPr="005B4C95">
        <w:rPr>
          <w:b/>
        </w:rPr>
        <w:t>Теперь</w:t>
      </w:r>
      <w:r w:rsidR="00F61086" w:rsidRPr="005B4C95">
        <w:rPr>
          <w:b/>
        </w:rPr>
        <w:t xml:space="preserve"> перейдем к</w:t>
      </w:r>
      <w:r w:rsidR="00A90CEB" w:rsidRPr="005B4C95">
        <w:rPr>
          <w:b/>
        </w:rPr>
        <w:t>о</w:t>
      </w:r>
      <w:r w:rsidR="00F61086" w:rsidRPr="005B4C95">
        <w:rPr>
          <w:b/>
        </w:rPr>
        <w:t xml:space="preserve"> второму пункту нашего плана</w:t>
      </w:r>
    </w:p>
    <w:p w:rsidR="006E6A93" w:rsidRDefault="00F61086" w:rsidP="006E6A93">
      <w:pPr>
        <w:pStyle w:val="Normal1"/>
      </w:pPr>
      <w:r>
        <w:t>Н</w:t>
      </w:r>
      <w:r w:rsidR="006E6A93">
        <w:t>ужно продумать внутреннюю структуру приложения.</w:t>
      </w:r>
    </w:p>
    <w:p w:rsidR="006E6A93" w:rsidRDefault="00657B06" w:rsidP="006E6A93">
      <w:pPr>
        <w:pStyle w:val="Normal1"/>
      </w:pPr>
      <w:r>
        <w:t>Надо отдавать себе отчет, что в процессе работы над при</w:t>
      </w:r>
      <w:r w:rsidR="00497799">
        <w:t>ложением, оно может поменяться, как структура, так и внешний вид, в зависимости от ситуации. Но мы постараемся сделать так, что бы на самом начальном этапе все было сделано качественно.</w:t>
      </w:r>
    </w:p>
    <w:p w:rsidR="00497799" w:rsidRDefault="00497799" w:rsidP="006E6A93">
      <w:pPr>
        <w:pStyle w:val="Normal1"/>
      </w:pPr>
    </w:p>
    <w:p w:rsidR="00F61086" w:rsidRDefault="00F61086" w:rsidP="006E6A93">
      <w:pPr>
        <w:pStyle w:val="Normal1"/>
      </w:pPr>
      <w:r>
        <w:t xml:space="preserve">Если мы заглянем в интернет и начнем изучать архитиктуру различных приложений, то увидим множество рекомендаций по созданию трехзвенной архитектуры. </w:t>
      </w:r>
    </w:p>
    <w:p w:rsidR="00F61086" w:rsidRDefault="00F61086" w:rsidP="006E6A93">
      <w:pPr>
        <w:pStyle w:val="Normal1"/>
      </w:pPr>
      <w:r>
        <w:rPr>
          <w:noProof/>
        </w:rPr>
        <w:drawing>
          <wp:inline distT="0" distB="0" distL="0" distR="0">
            <wp:extent cx="6121400" cy="1453515"/>
            <wp:effectExtent l="19050" t="0" r="0" b="0"/>
            <wp:docPr id="32" name="Picture 31" descr="9390_html_mf7fc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90_html_mf7fc075.png"/>
                    <pic:cNvPicPr/>
                  </pic:nvPicPr>
                  <pic:blipFill>
                    <a:blip r:embed="rId44" cstate="print"/>
                    <a:stretch>
                      <a:fillRect/>
                    </a:stretch>
                  </pic:blipFill>
                  <pic:spPr>
                    <a:xfrm>
                      <a:off x="0" y="0"/>
                      <a:ext cx="6121400" cy="1453515"/>
                    </a:xfrm>
                    <a:prstGeom prst="rect">
                      <a:avLst/>
                    </a:prstGeom>
                  </pic:spPr>
                </pic:pic>
              </a:graphicData>
            </a:graphic>
          </wp:inline>
        </w:drawing>
      </w:r>
    </w:p>
    <w:p w:rsidR="00F61086" w:rsidRDefault="00F61086" w:rsidP="006E6A93">
      <w:pPr>
        <w:pStyle w:val="Normal1"/>
      </w:pPr>
      <w:r>
        <w:t>То есть, существуют клиентское приложение, которое установлено на компьютере клиента, так называемый «тонкий клиент», на котором находится только интерфейс и больше ничего. Он в свою очередь отправляет задание серверу приложения, на котором находится вся бизнес-логика, то есть он и занимается рассылкой писем. И отдельн</w:t>
      </w:r>
      <w:r w:rsidR="00801C36">
        <w:t xml:space="preserve">о находится сервер-базы данных, к </w:t>
      </w:r>
      <w:r w:rsidR="00A90CEB">
        <w:t>нему</w:t>
      </w:r>
      <w:r w:rsidR="00801C36">
        <w:t xml:space="preserve"> в свою очередь обращается сервер бизнес-логики. </w:t>
      </w:r>
      <w:r w:rsidR="00A90CEB">
        <w:t>В</w:t>
      </w:r>
      <w:r w:rsidR="00801C36">
        <w:t xml:space="preserve">се сервера находятся на разных компьютерах. </w:t>
      </w:r>
    </w:p>
    <w:p w:rsidR="00F61086" w:rsidRDefault="00A90CEB" w:rsidP="006E6A93">
      <w:pPr>
        <w:pStyle w:val="Normal1"/>
      </w:pPr>
      <w:r>
        <w:t>Но так выглядит идеальный программный комплекс</w:t>
      </w:r>
      <w:r w:rsidR="00F61086">
        <w:t xml:space="preserve">. Мы же сделаем немного попроще. У нас будет одно приложение, которое находится на одном </w:t>
      </w:r>
      <w:r w:rsidR="00801C36">
        <w:t>компьютере,</w:t>
      </w:r>
      <w:r w:rsidR="00F61086">
        <w:t xml:space="preserve"> к которому присоединяется база данных. </w:t>
      </w:r>
    </w:p>
    <w:p w:rsidR="00F61086" w:rsidRDefault="00801C36" w:rsidP="006E6A93">
      <w:pPr>
        <w:pStyle w:val="Normal1"/>
      </w:pPr>
      <w:r>
        <w:rPr>
          <w:noProof/>
        </w:rPr>
        <w:drawing>
          <wp:inline distT="0" distB="0" distL="0" distR="0">
            <wp:extent cx="3342124" cy="1868699"/>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343847" cy="1869662"/>
                    </a:xfrm>
                    <a:prstGeom prst="rect">
                      <a:avLst/>
                    </a:prstGeom>
                    <a:noFill/>
                    <a:ln w="9525">
                      <a:noFill/>
                      <a:miter lim="800000"/>
                      <a:headEnd/>
                      <a:tailEnd/>
                    </a:ln>
                  </pic:spPr>
                </pic:pic>
              </a:graphicData>
            </a:graphic>
          </wp:inline>
        </w:drawing>
      </w:r>
    </w:p>
    <w:p w:rsidR="00801C36" w:rsidRDefault="00801C36" w:rsidP="006E6A93">
      <w:pPr>
        <w:pStyle w:val="Normal1"/>
      </w:pPr>
      <w:r>
        <w:t xml:space="preserve">Выше структура приложения, которое мы будет создавать. Состоит оно из нескольких блоков. По своей сути наше приложение тоже похоже на </w:t>
      </w:r>
      <w:r w:rsidR="00A90CEB">
        <w:t>идеальный программный комплекс созданный</w:t>
      </w:r>
      <w:r>
        <w:t xml:space="preserve"> по </w:t>
      </w:r>
      <w:r w:rsidR="00A90CEB">
        <w:t>принципу трех</w:t>
      </w:r>
      <w:r>
        <w:t xml:space="preserve">звенной архитектуры. Те </w:t>
      </w:r>
      <w:r w:rsidR="00A90CEB">
        <w:t>блоки,</w:t>
      </w:r>
      <w:r>
        <w:t xml:space="preserve"> которые находятся на отдельных серверах</w:t>
      </w:r>
      <w:r w:rsidR="00A90CEB">
        <w:t xml:space="preserve"> в идеальном  программном комплексе</w:t>
      </w:r>
      <w:r>
        <w:t xml:space="preserve">, у нас находятся в одной программе в разных блоках. </w:t>
      </w:r>
    </w:p>
    <w:p w:rsidR="00A90CEB" w:rsidRDefault="00A90CEB" w:rsidP="006E6A93">
      <w:pPr>
        <w:pStyle w:val="Normal1"/>
      </w:pPr>
      <w:r>
        <w:t xml:space="preserve">Каждый отдельный блок это отдельный класс или сборка </w:t>
      </w:r>
      <w:r w:rsidRPr="00A90CEB">
        <w:t>(</w:t>
      </w:r>
      <w:r>
        <w:rPr>
          <w:lang w:val="en-US"/>
        </w:rPr>
        <w:t>namespace</w:t>
      </w:r>
      <w:r w:rsidRPr="00A90CEB">
        <w:t xml:space="preserve">) </w:t>
      </w:r>
      <w:r>
        <w:t xml:space="preserve">в зависимости от ситуации. </w:t>
      </w:r>
    </w:p>
    <w:p w:rsidR="00A90CEB" w:rsidRDefault="00A90CEB" w:rsidP="006E6A93">
      <w:pPr>
        <w:pStyle w:val="Normal1"/>
      </w:pPr>
      <w:r>
        <w:t xml:space="preserve">Вообще старайтесь делать так, что бы каждая логическая структура программы была отдельным классом. </w:t>
      </w:r>
      <w:r w:rsidR="00293CF7">
        <w:t xml:space="preserve">Сейчас если посмотреть на первоначальную схему, мы можем увидеть 5 различных классов и </w:t>
      </w:r>
      <w:r w:rsidR="00293CF7">
        <w:rPr>
          <w:lang w:val="en-US"/>
        </w:rPr>
        <w:t>web</w:t>
      </w:r>
      <w:r w:rsidR="00293CF7" w:rsidRPr="00293CF7">
        <w:t>-</w:t>
      </w:r>
      <w:r w:rsidR="00293CF7">
        <w:rPr>
          <w:lang w:val="en-US"/>
        </w:rPr>
        <w:t>service</w:t>
      </w:r>
      <w:r w:rsidR="00293CF7" w:rsidRPr="00293CF7">
        <w:t xml:space="preserve"> </w:t>
      </w:r>
      <w:r w:rsidR="00293CF7">
        <w:t xml:space="preserve">служба точного времени. </w:t>
      </w:r>
    </w:p>
    <w:p w:rsidR="00293CF7" w:rsidRDefault="00293CF7" w:rsidP="00293CF7">
      <w:pPr>
        <w:pStyle w:val="Normal1"/>
        <w:numPr>
          <w:ilvl w:val="0"/>
          <w:numId w:val="13"/>
        </w:numPr>
      </w:pPr>
      <w:r>
        <w:t>Блок работы с базой данных. То есть класс, который отвечает за подключение к базе данных, за получение данных из неё, за добавление новых данных (адресатов) и другие манипуляции с данными.</w:t>
      </w:r>
    </w:p>
    <w:p w:rsidR="00293CF7" w:rsidRDefault="00293CF7" w:rsidP="00293CF7">
      <w:pPr>
        <w:pStyle w:val="Normal1"/>
        <w:numPr>
          <w:ilvl w:val="0"/>
          <w:numId w:val="13"/>
        </w:numPr>
      </w:pPr>
      <w:r>
        <w:t xml:space="preserve">Клиентский интерфейс. Класс главного окна программы. Возможно, появятся другие классы, для вспомогательных форм. </w:t>
      </w:r>
    </w:p>
    <w:p w:rsidR="00293CF7" w:rsidRDefault="00293CF7" w:rsidP="00293CF7">
      <w:pPr>
        <w:pStyle w:val="Normal1"/>
        <w:numPr>
          <w:ilvl w:val="0"/>
          <w:numId w:val="13"/>
        </w:numPr>
      </w:pPr>
      <w:r>
        <w:t>Рассыльщик. Класс, который отвечает за логику программы. Именно он производит рассылку писем.</w:t>
      </w:r>
    </w:p>
    <w:p w:rsidR="00293CF7" w:rsidRDefault="00293CF7" w:rsidP="00293CF7">
      <w:pPr>
        <w:pStyle w:val="Normal1"/>
        <w:numPr>
          <w:ilvl w:val="0"/>
          <w:numId w:val="13"/>
        </w:numPr>
      </w:pPr>
      <w:r>
        <w:t xml:space="preserve">Планировщик. Класс, который планирует рассылку, присылает уведомления. </w:t>
      </w:r>
    </w:p>
    <w:p w:rsidR="00293CF7" w:rsidRDefault="00293CF7" w:rsidP="00293CF7">
      <w:pPr>
        <w:pStyle w:val="Normal1"/>
        <w:numPr>
          <w:ilvl w:val="0"/>
          <w:numId w:val="13"/>
        </w:numPr>
      </w:pPr>
      <w:r>
        <w:rPr>
          <w:lang w:val="en-US"/>
        </w:rPr>
        <w:t>App</w:t>
      </w:r>
      <w:r w:rsidRPr="00DF224B">
        <w:t>.</w:t>
      </w:r>
      <w:r>
        <w:rPr>
          <w:lang w:val="en-US"/>
        </w:rPr>
        <w:t>config</w:t>
      </w:r>
      <w:r w:rsidRPr="00DF224B">
        <w:t xml:space="preserve"> </w:t>
      </w:r>
      <w:r w:rsidR="00DF224B" w:rsidRPr="00DF224B">
        <w:t xml:space="preserve">– </w:t>
      </w:r>
      <w:r w:rsidR="00DF224B">
        <w:t xml:space="preserve">это файл в котором хранятся настройки приложения. И ему будет соответствовать отдельный класс, который будет отвечать на работы с этим файлом. </w:t>
      </w:r>
    </w:p>
    <w:p w:rsidR="00DF224B" w:rsidRDefault="00DF224B" w:rsidP="00293CF7">
      <w:pPr>
        <w:pStyle w:val="Normal1"/>
        <w:numPr>
          <w:ilvl w:val="0"/>
          <w:numId w:val="13"/>
        </w:numPr>
      </w:pPr>
      <w:r>
        <w:rPr>
          <w:lang w:val="en-US"/>
        </w:rPr>
        <w:t>Web</w:t>
      </w:r>
      <w:r w:rsidRPr="00DF224B">
        <w:t>-</w:t>
      </w:r>
      <w:r>
        <w:rPr>
          <w:lang w:val="en-US"/>
        </w:rPr>
        <w:t>service</w:t>
      </w:r>
      <w:r w:rsidRPr="00DF224B">
        <w:t xml:space="preserve"> – </w:t>
      </w:r>
      <w:r>
        <w:t xml:space="preserve">служба точного времени. Служба, к которой мы подключаемся, нужна в первую очередь, для планировщика. А также для того, что бы напомнить, как подключаются веб-службы. </w:t>
      </w:r>
    </w:p>
    <w:p w:rsidR="005B4C95" w:rsidRDefault="005B4C95" w:rsidP="005B4C95">
      <w:pPr>
        <w:pStyle w:val="Normal1"/>
      </w:pPr>
    </w:p>
    <w:p w:rsidR="005B4C95" w:rsidRDefault="005B4C95" w:rsidP="005B4C95">
      <w:pPr>
        <w:pStyle w:val="Normal1"/>
      </w:pPr>
      <w:r>
        <w:t xml:space="preserve">Для того, что бы лучше понимать, как должно быть устроено наше приложение, рекомендую использовать </w:t>
      </w:r>
      <w:r>
        <w:rPr>
          <w:lang w:val="en-US"/>
        </w:rPr>
        <w:t>UML</w:t>
      </w:r>
      <w:r w:rsidRPr="005B4C95">
        <w:t xml:space="preserve"> </w:t>
      </w:r>
      <w:r>
        <w:t xml:space="preserve">схемы. </w:t>
      </w:r>
    </w:p>
    <w:p w:rsidR="005B4C95" w:rsidRDefault="005B4C95" w:rsidP="005B4C95">
      <w:pPr>
        <w:pStyle w:val="Normal1"/>
      </w:pPr>
      <w:proofErr w:type="gramStart"/>
      <w:r>
        <w:rPr>
          <w:lang w:val="en-US"/>
        </w:rPr>
        <w:t>UML</w:t>
      </w:r>
      <w:r w:rsidRPr="005B4C95">
        <w:t xml:space="preserve"> </w:t>
      </w:r>
      <w:r>
        <w:t>схемы удобно использовать когда нам нужно понять, как должен быть устроен наш программный продукт.</w:t>
      </w:r>
      <w:proofErr w:type="gramEnd"/>
      <w:r>
        <w:t xml:space="preserve"> Что он должен делать, и в какой период времени, как взаимодействует с пользователем. </w:t>
      </w:r>
      <w:r w:rsidR="00F1360A">
        <w:t xml:space="preserve">Рекомендую потратить немногно времени на изучение </w:t>
      </w:r>
      <w:r w:rsidR="00F1360A">
        <w:rPr>
          <w:lang w:val="en-US"/>
        </w:rPr>
        <w:t>UML</w:t>
      </w:r>
      <w:r w:rsidR="00F1360A">
        <w:t xml:space="preserve">, таким образом, вы повысити свою стоимость на рынке труда. Тем более язык </w:t>
      </w:r>
      <w:r w:rsidR="00F1360A">
        <w:rPr>
          <w:lang w:val="en-US"/>
        </w:rPr>
        <w:t>UML</w:t>
      </w:r>
      <w:r w:rsidR="00F1360A" w:rsidRPr="00F1360A">
        <w:t xml:space="preserve"> </w:t>
      </w:r>
      <w:r w:rsidR="00F1360A">
        <w:t xml:space="preserve">достаточно простой и наглядный и действительно упрощает понимание, что будет делать ваша программа или что делает уже существующее приложение. </w:t>
      </w:r>
    </w:p>
    <w:p w:rsidR="00F1360A" w:rsidRDefault="00F1360A" w:rsidP="005B4C95">
      <w:pPr>
        <w:pStyle w:val="Normal1"/>
      </w:pPr>
      <w:r>
        <w:rPr>
          <w:noProof/>
        </w:rPr>
        <w:drawing>
          <wp:inline distT="0" distB="0" distL="0" distR="0">
            <wp:extent cx="3942449" cy="2080009"/>
            <wp:effectExtent l="19050" t="0" r="901" b="0"/>
            <wp:docPr id="35" name="Picture 34" descr="UM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Class.png"/>
                    <pic:cNvPicPr/>
                  </pic:nvPicPr>
                  <pic:blipFill>
                    <a:blip r:embed="rId46" cstate="print"/>
                    <a:stretch>
                      <a:fillRect/>
                    </a:stretch>
                  </pic:blipFill>
                  <pic:spPr>
                    <a:xfrm>
                      <a:off x="0" y="0"/>
                      <a:ext cx="3953146" cy="2085653"/>
                    </a:xfrm>
                    <a:prstGeom prst="rect">
                      <a:avLst/>
                    </a:prstGeom>
                  </pic:spPr>
                </pic:pic>
              </a:graphicData>
            </a:graphic>
          </wp:inline>
        </w:drawing>
      </w:r>
    </w:p>
    <w:p w:rsidR="00F1360A" w:rsidRDefault="00F1360A" w:rsidP="005B4C95">
      <w:pPr>
        <w:pStyle w:val="Normal1"/>
      </w:pPr>
      <w:r>
        <w:t xml:space="preserve">Выше представленна </w:t>
      </w:r>
      <w:r>
        <w:rPr>
          <w:lang w:val="en-US"/>
        </w:rPr>
        <w:t>UML</w:t>
      </w:r>
      <w:r w:rsidRPr="00F1360A">
        <w:t xml:space="preserve"> </w:t>
      </w:r>
      <w:r>
        <w:t xml:space="preserve">диаграмма классов. На ней изображены классы, которые предположительно будут использоваться в нашем приложении. Эта диаграмма похожа на схему структуры приложения, которая была представлена выше. При разработке серьезного корпоративного программного продукта, рисуется множество всевозможных схем, диаграмм, поэтому не жалейте времени на продумывание структуры приложения. </w:t>
      </w:r>
      <w:r w:rsidR="001E56F5">
        <w:t xml:space="preserve">Зачастую бывает так, что на продумывание цели программы, написание ТЗ, рисование всевозможных схем и диаграмм, уходит больше сил и времени, чем на сам кодинг, на непосредственно само программирование. </w:t>
      </w:r>
    </w:p>
    <w:p w:rsidR="001E56F5" w:rsidRDefault="001E56F5" w:rsidP="005B4C95">
      <w:pPr>
        <w:pStyle w:val="Normal1"/>
      </w:pPr>
    </w:p>
    <w:p w:rsidR="00326621" w:rsidRPr="00326621" w:rsidRDefault="00326621" w:rsidP="009336D2">
      <w:pPr>
        <w:pStyle w:val="Heading3"/>
      </w:pPr>
      <w:bookmarkStart w:id="57" w:name="_Toc467090866"/>
      <w:r>
        <w:t>Третий пункт плана</w:t>
      </w:r>
      <w:r w:rsidRPr="00336DDD">
        <w:t>.</w:t>
      </w:r>
      <w:bookmarkEnd w:id="57"/>
    </w:p>
    <w:p w:rsidR="001E56F5" w:rsidRDefault="001E56F5" w:rsidP="005B4C95">
      <w:pPr>
        <w:pStyle w:val="Normal1"/>
        <w:rPr>
          <w:b/>
        </w:rPr>
      </w:pPr>
      <w:r w:rsidRPr="001E56F5">
        <w:rPr>
          <w:b/>
        </w:rPr>
        <w:t>Теперь третий пункт нашего плана</w:t>
      </w:r>
    </w:p>
    <w:p w:rsidR="001E56F5" w:rsidRDefault="001E56F5" w:rsidP="005B4C95">
      <w:pPr>
        <w:pStyle w:val="Normal1"/>
      </w:pPr>
      <w:r>
        <w:t xml:space="preserve">Продумаем, как будет выглядеть наше приложение внешне. Как бы вам хотелось, что бы оно выглядело. </w:t>
      </w:r>
    </w:p>
    <w:p w:rsidR="001E56F5" w:rsidRDefault="001E56F5" w:rsidP="005B4C95">
      <w:pPr>
        <w:pStyle w:val="Normal1"/>
      </w:pPr>
      <w:r>
        <w:t xml:space="preserve">Для этой цели я рекомендую использовать бумагу и ручку. Просто взять и нарисовать в тетрадке формы, как они будут выглядеть, какие контролы будут использоваться. В тетради рисовать проще и быстрее, чем каком-нибудь редакторе на компьютере. </w:t>
      </w:r>
    </w:p>
    <w:p w:rsidR="001E56F5" w:rsidRDefault="001E56F5" w:rsidP="005B4C95">
      <w:pPr>
        <w:pStyle w:val="Normal1"/>
      </w:pPr>
      <w:r>
        <w:rPr>
          <w:noProof/>
        </w:rPr>
        <w:drawing>
          <wp:inline distT="0" distB="0" distL="0" distR="0">
            <wp:extent cx="3608405" cy="2706304"/>
            <wp:effectExtent l="19050" t="0" r="0" b="0"/>
            <wp:docPr id="36" name="Picture 35" descr="20161103_034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03_034324.jpg"/>
                    <pic:cNvPicPr/>
                  </pic:nvPicPr>
                  <pic:blipFill>
                    <a:blip r:embed="rId47" cstate="print"/>
                    <a:stretch>
                      <a:fillRect/>
                    </a:stretch>
                  </pic:blipFill>
                  <pic:spPr>
                    <a:xfrm>
                      <a:off x="0" y="0"/>
                      <a:ext cx="3612320" cy="2709240"/>
                    </a:xfrm>
                    <a:prstGeom prst="rect">
                      <a:avLst/>
                    </a:prstGeom>
                  </pic:spPr>
                </pic:pic>
              </a:graphicData>
            </a:graphic>
          </wp:inline>
        </w:drawing>
      </w:r>
    </w:p>
    <w:p w:rsidR="001E56F5" w:rsidRPr="001E56F5" w:rsidRDefault="001E56F5" w:rsidP="005B4C95">
      <w:pPr>
        <w:pStyle w:val="Normal1"/>
      </w:pPr>
    </w:p>
    <w:p w:rsidR="00F1360A" w:rsidRDefault="00F1360A" w:rsidP="005B4C95">
      <w:pPr>
        <w:pStyle w:val="Normal1"/>
      </w:pPr>
    </w:p>
    <w:p w:rsidR="00F1360A" w:rsidRDefault="003221AD" w:rsidP="005B4C95">
      <w:pPr>
        <w:pStyle w:val="Normal1"/>
      </w:pPr>
      <w:r>
        <w:lastRenderedPageBreak/>
        <w:t>На рисунке представлено, как я рисовал на листочке в тетради, внешний вид приложения. К сожалению, сфотографировать эскиз приложения, качественно не получилось. Поэтому ниже показываю скриншот приложения, для лучшего пониманию, что мы будем делать.</w:t>
      </w:r>
    </w:p>
    <w:p w:rsidR="003221AD" w:rsidRDefault="003221AD" w:rsidP="005B4C95">
      <w:pPr>
        <w:pStyle w:val="Normal1"/>
      </w:pPr>
      <w:r>
        <w:rPr>
          <w:noProof/>
        </w:rPr>
        <w:drawing>
          <wp:inline distT="0" distB="0" distL="0" distR="0">
            <wp:extent cx="4094460" cy="2466870"/>
            <wp:effectExtent l="19050" t="0" r="1290" b="0"/>
            <wp:docPr id="38" name="Picture 37" descr="Esc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iz.png"/>
                    <pic:cNvPicPr/>
                  </pic:nvPicPr>
                  <pic:blipFill>
                    <a:blip r:embed="rId48" cstate="print"/>
                    <a:stretch>
                      <a:fillRect/>
                    </a:stretch>
                  </pic:blipFill>
                  <pic:spPr>
                    <a:xfrm>
                      <a:off x="0" y="0"/>
                      <a:ext cx="4095067" cy="2467236"/>
                    </a:xfrm>
                    <a:prstGeom prst="rect">
                      <a:avLst/>
                    </a:prstGeom>
                  </pic:spPr>
                </pic:pic>
              </a:graphicData>
            </a:graphic>
          </wp:inline>
        </w:drawing>
      </w:r>
    </w:p>
    <w:p w:rsidR="00177E4E" w:rsidRDefault="00177E4E" w:rsidP="005B4C95">
      <w:pPr>
        <w:pStyle w:val="Normal1"/>
      </w:pPr>
      <w:r>
        <w:t xml:space="preserve">То есть у нас будет основное окно, на котором расположен </w:t>
      </w:r>
      <w:r>
        <w:rPr>
          <w:lang w:val="en-US"/>
        </w:rPr>
        <w:t>TabControl</w:t>
      </w:r>
      <w:r w:rsidRPr="00177E4E">
        <w:t xml:space="preserve"> </w:t>
      </w:r>
      <w:r>
        <w:t>с вкладками.</w:t>
      </w:r>
    </w:p>
    <w:p w:rsidR="00177E4E" w:rsidRDefault="00177E4E" w:rsidP="005B4C95">
      <w:pPr>
        <w:pStyle w:val="Normal1"/>
      </w:pPr>
      <w:r>
        <w:t xml:space="preserve">На первой вкладке, будет  возможность выбрать </w:t>
      </w:r>
      <w:r>
        <w:rPr>
          <w:lang w:val="en-US"/>
        </w:rPr>
        <w:t>smtp</w:t>
      </w:r>
      <w:r w:rsidRPr="00177E4E">
        <w:t xml:space="preserve"> </w:t>
      </w:r>
      <w:r>
        <w:t xml:space="preserve">сервер, и почтовый ящик от чьего имени вы будете отправлять письма и список адресатов. </w:t>
      </w:r>
    </w:p>
    <w:p w:rsidR="00C37870" w:rsidRDefault="00C37870" w:rsidP="005B4C95">
      <w:pPr>
        <w:pStyle w:val="Normal1"/>
      </w:pPr>
      <w:r>
        <w:t xml:space="preserve">На второй вкладке, будет планировщик с возможностью запланировать время и дату рассылки, напоминания о рассылках и возможность отправить письма сразу. </w:t>
      </w:r>
    </w:p>
    <w:p w:rsidR="00C37870" w:rsidRDefault="00C37870" w:rsidP="005B4C95">
      <w:pPr>
        <w:pStyle w:val="Normal1"/>
      </w:pPr>
      <w:r>
        <w:t xml:space="preserve">На третей вкладке это просто </w:t>
      </w:r>
      <w:r w:rsidR="00326621">
        <w:rPr>
          <w:lang w:val="en-US"/>
        </w:rPr>
        <w:t>TextBox</w:t>
      </w:r>
      <w:r w:rsidR="00326621" w:rsidRPr="001576AC">
        <w:t>,</w:t>
      </w:r>
      <w:r w:rsidRPr="00C37870">
        <w:t xml:space="preserve"> </w:t>
      </w:r>
      <w:r>
        <w:t>где будет сохраняться текст письма.</w:t>
      </w:r>
    </w:p>
    <w:p w:rsidR="00C37870" w:rsidRDefault="00C37870" w:rsidP="005B4C95">
      <w:pPr>
        <w:pStyle w:val="Normal1"/>
      </w:pPr>
      <w:r>
        <w:t xml:space="preserve">И на последней вкладке </w:t>
      </w:r>
      <w:r w:rsidRPr="00C37870">
        <w:t xml:space="preserve">таблица со статистикой, кому, когда и какие письма мы отправляли. </w:t>
      </w:r>
    </w:p>
    <w:p w:rsidR="00326621" w:rsidRDefault="00326621" w:rsidP="005B4C95">
      <w:pPr>
        <w:pStyle w:val="Normal1"/>
      </w:pPr>
    </w:p>
    <w:p w:rsidR="00326621" w:rsidRDefault="00326621" w:rsidP="00326621">
      <w:pPr>
        <w:pStyle w:val="Heading2"/>
        <w:rPr>
          <w:sz w:val="28"/>
          <w:szCs w:val="28"/>
        </w:rPr>
      </w:pPr>
      <w:bookmarkStart w:id="58" w:name="_Toc467090867"/>
      <w:r w:rsidRPr="009336D2">
        <w:t>Итог</w:t>
      </w:r>
      <w:r w:rsidRPr="00336DDD">
        <w:rPr>
          <w:sz w:val="28"/>
          <w:szCs w:val="28"/>
        </w:rPr>
        <w:t>.</w:t>
      </w:r>
      <w:bookmarkEnd w:id="58"/>
    </w:p>
    <w:p w:rsidR="00326621" w:rsidRDefault="00326621" w:rsidP="00326621">
      <w:pPr>
        <w:pStyle w:val="Normal1"/>
      </w:pPr>
      <w:r>
        <w:t>И вот на третьем пункте нашего плана заканчивается подготовительная работа по написанию нашего приложения. Мы сформулировали цель и теперь четко представляем, что нужно делать.</w:t>
      </w:r>
    </w:p>
    <w:p w:rsidR="00326621" w:rsidRDefault="00326621" w:rsidP="00326621">
      <w:pPr>
        <w:pStyle w:val="Normal1"/>
      </w:pPr>
      <w:r>
        <w:t>И оставшиеся четвертый и пятый пункт по созданию приложения – это уже непосредственно программирование.</w:t>
      </w:r>
    </w:p>
    <w:p w:rsidR="00326621" w:rsidRDefault="00326621" w:rsidP="00326621">
      <w:pPr>
        <w:pStyle w:val="Normal1"/>
      </w:pPr>
    </w:p>
    <w:p w:rsidR="00326621" w:rsidRPr="00326621" w:rsidRDefault="00326621" w:rsidP="00326621">
      <w:pPr>
        <w:pStyle w:val="Normal1"/>
      </w:pPr>
    </w:p>
    <w:p w:rsidR="00326621" w:rsidRDefault="00326621" w:rsidP="005B4C95">
      <w:pPr>
        <w:pStyle w:val="Normal1"/>
      </w:pPr>
    </w:p>
    <w:p w:rsidR="00160CF7" w:rsidRPr="009336D2" w:rsidRDefault="00160CF7" w:rsidP="009336D2">
      <w:pPr>
        <w:pStyle w:val="Heading1"/>
      </w:pPr>
      <w:bookmarkStart w:id="59" w:name="_Toc467090868"/>
      <w:r w:rsidRPr="009336D2">
        <w:t>Приложение «Рассыльщик». Интерфейс приложения и WPF.</w:t>
      </w:r>
      <w:bookmarkEnd w:id="59"/>
    </w:p>
    <w:p w:rsidR="008F6F2D" w:rsidRDefault="001E3F4F" w:rsidP="00160CF7">
      <w:pPr>
        <w:pStyle w:val="Normal1"/>
      </w:pPr>
      <w:r>
        <w:t>Если мы посмотрим на план создания приложения, то у нас осталось два пункта 4й и 5й. Четвертый пункт – нам нужно создать прототип с интерфейсной частью. Пятый пункт – создание самого тела приложения</w:t>
      </w:r>
      <w:r w:rsidR="008F6F2D">
        <w:t>, сам кодинг</w:t>
      </w:r>
      <w:r>
        <w:t>.</w:t>
      </w:r>
      <w:r w:rsidR="008F6F2D">
        <w:t xml:space="preserve"> Возможно, на этапе пятого пункта, мы будем добавлять что-то в интерфейс или каким-либо образом его изменять, но это не означает, что мы возвращаемся к четвертому пункту. Четвертый пункт – это создание прототипа, не означает, что мы должн</w:t>
      </w:r>
      <w:r w:rsidR="007F01CD">
        <w:t>ы</w:t>
      </w:r>
      <w:r w:rsidR="008F6F2D">
        <w:t xml:space="preserve"> с педантичной точностью добавить все контролы, формы и стиль. Нет, это примерный внешний вид и внутренний каркас нашего приложения. А вот заполнение внутреннего каркаса кодом и шлифовка внешного вида, а так же отладка – это уже пятый пункт нашего плана. </w:t>
      </w:r>
    </w:p>
    <w:p w:rsidR="007F01CD" w:rsidRDefault="007F01CD" w:rsidP="00160CF7">
      <w:pPr>
        <w:pStyle w:val="Normal1"/>
      </w:pPr>
    </w:p>
    <w:p w:rsidR="007F01CD" w:rsidRDefault="007F01CD" w:rsidP="007F01CD">
      <w:pPr>
        <w:pStyle w:val="Normal1"/>
      </w:pPr>
    </w:p>
    <w:p w:rsidR="007F01CD" w:rsidRPr="009336D2" w:rsidRDefault="007F01CD" w:rsidP="009336D2">
      <w:pPr>
        <w:pStyle w:val="Heading2"/>
      </w:pPr>
      <w:bookmarkStart w:id="60" w:name="_Toc467090869"/>
      <w:r w:rsidRPr="009336D2">
        <w:t>Прототип приложения «Рассыльщик».</w:t>
      </w:r>
      <w:bookmarkEnd w:id="60"/>
    </w:p>
    <w:p w:rsidR="007F01CD" w:rsidRPr="00717717" w:rsidRDefault="00717717" w:rsidP="007F01CD">
      <w:pPr>
        <w:pStyle w:val="Normal1"/>
      </w:pPr>
      <w:r>
        <w:t xml:space="preserve">Открываем </w:t>
      </w:r>
      <w:r>
        <w:rPr>
          <w:lang w:val="en-US"/>
        </w:rPr>
        <w:t>Visual</w:t>
      </w:r>
      <w:r w:rsidRPr="00717717">
        <w:t xml:space="preserve"> </w:t>
      </w:r>
      <w:r>
        <w:rPr>
          <w:lang w:val="en-US"/>
        </w:rPr>
        <w:t>Studio</w:t>
      </w:r>
      <w:r w:rsidRPr="00717717">
        <w:t xml:space="preserve"> </w:t>
      </w:r>
      <w:r>
        <w:t xml:space="preserve">и создаем новый </w:t>
      </w:r>
      <w:r>
        <w:rPr>
          <w:lang w:val="en-US"/>
        </w:rPr>
        <w:t>WPF</w:t>
      </w:r>
      <w:r w:rsidRPr="00717717">
        <w:t xml:space="preserve"> </w:t>
      </w:r>
      <w:r>
        <w:t xml:space="preserve">проект. Назовем его </w:t>
      </w:r>
      <w:r>
        <w:rPr>
          <w:lang w:val="en-US"/>
        </w:rPr>
        <w:t>MailSender</w:t>
      </w:r>
      <w:r w:rsidRPr="00717717">
        <w:t>.</w:t>
      </w:r>
    </w:p>
    <w:p w:rsidR="00717717" w:rsidRDefault="00717717" w:rsidP="007F01CD">
      <w:pPr>
        <w:pStyle w:val="Normal1"/>
      </w:pPr>
      <w:r>
        <w:lastRenderedPageBreak/>
        <w:t>В соответствии с нашей внутренней структурой у нас должно быть 5 классов. Сразу же их добавим в проект. Кликаем правой кнопкой мыши по названию проекта, нажимаем добавить, и добавляем класс. И повторяем этот процесс четыре раза (один класс у нас уже создан).</w:t>
      </w:r>
    </w:p>
    <w:p w:rsidR="00717717" w:rsidRDefault="00717717" w:rsidP="007F01CD">
      <w:pPr>
        <w:pStyle w:val="Normal1"/>
      </w:pPr>
      <w:r>
        <w:rPr>
          <w:noProof/>
        </w:rPr>
        <w:drawing>
          <wp:inline distT="0" distB="0" distL="0" distR="0">
            <wp:extent cx="2643763" cy="2952202"/>
            <wp:effectExtent l="19050" t="0" r="4187"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2643794" cy="2952236"/>
                    </a:xfrm>
                    <a:prstGeom prst="rect">
                      <a:avLst/>
                    </a:prstGeom>
                    <a:noFill/>
                    <a:ln w="9525">
                      <a:noFill/>
                      <a:miter lim="800000"/>
                      <a:headEnd/>
                      <a:tailEnd/>
                    </a:ln>
                  </pic:spPr>
                </pic:pic>
              </a:graphicData>
            </a:graphic>
          </wp:inline>
        </w:drawing>
      </w:r>
    </w:p>
    <w:p w:rsidR="00717717" w:rsidRDefault="00717717" w:rsidP="007F01CD">
      <w:pPr>
        <w:pStyle w:val="Normal1"/>
      </w:pPr>
    </w:p>
    <w:p w:rsidR="00717717" w:rsidRPr="00B342A3" w:rsidRDefault="00717717" w:rsidP="007F01CD">
      <w:pPr>
        <w:pStyle w:val="Normal1"/>
        <w:rPr>
          <w:i/>
        </w:rPr>
      </w:pPr>
      <w:r w:rsidRPr="00B342A3">
        <w:rPr>
          <w:i/>
        </w:rPr>
        <w:t>Небольшое отступление по правилу наименования классов и переменных.</w:t>
      </w:r>
    </w:p>
    <w:p w:rsidR="006317AD" w:rsidRPr="00B342A3" w:rsidRDefault="00B576B5" w:rsidP="00B342A3">
      <w:pPr>
        <w:pStyle w:val="Normal1"/>
        <w:numPr>
          <w:ilvl w:val="0"/>
          <w:numId w:val="14"/>
        </w:numPr>
      </w:pPr>
      <w:r w:rsidRPr="00B342A3">
        <w:t xml:space="preserve">Классы начинаем с заглавных букв. </w:t>
      </w:r>
    </w:p>
    <w:p w:rsidR="006317AD" w:rsidRPr="00B342A3" w:rsidRDefault="00B576B5" w:rsidP="00B342A3">
      <w:pPr>
        <w:pStyle w:val="Normal1"/>
        <w:numPr>
          <w:ilvl w:val="0"/>
          <w:numId w:val="14"/>
        </w:numPr>
      </w:pPr>
      <w:r w:rsidRPr="00B342A3">
        <w:t xml:space="preserve"> Переменные с маленьких. </w:t>
      </w:r>
    </w:p>
    <w:p w:rsidR="006317AD" w:rsidRPr="00B342A3" w:rsidRDefault="00B576B5" w:rsidP="00B342A3">
      <w:pPr>
        <w:pStyle w:val="Normal1"/>
        <w:numPr>
          <w:ilvl w:val="0"/>
          <w:numId w:val="14"/>
        </w:numPr>
      </w:pPr>
      <w:r w:rsidRPr="00B342A3">
        <w:t xml:space="preserve"> Без пробелов и подчеркиваний.</w:t>
      </w:r>
    </w:p>
    <w:p w:rsidR="006317AD" w:rsidRPr="00B342A3" w:rsidRDefault="00B576B5" w:rsidP="00B342A3">
      <w:pPr>
        <w:pStyle w:val="Normal1"/>
        <w:numPr>
          <w:ilvl w:val="0"/>
          <w:numId w:val="14"/>
        </w:numPr>
      </w:pPr>
      <w:r w:rsidRPr="00B342A3">
        <w:t xml:space="preserve"> Каждое новое слово с заглавной буквы</w:t>
      </w:r>
    </w:p>
    <w:p w:rsidR="006317AD" w:rsidRPr="00B342A3" w:rsidRDefault="00B576B5" w:rsidP="00B342A3">
      <w:pPr>
        <w:pStyle w:val="Normal1"/>
        <w:numPr>
          <w:ilvl w:val="0"/>
          <w:numId w:val="14"/>
        </w:numPr>
      </w:pPr>
      <w:r w:rsidRPr="00B342A3">
        <w:t xml:space="preserve"> Названия подробные и наглядные. </w:t>
      </w:r>
    </w:p>
    <w:p w:rsidR="00717717" w:rsidRDefault="00717717" w:rsidP="007F01CD">
      <w:pPr>
        <w:pStyle w:val="Normal1"/>
      </w:pPr>
    </w:p>
    <w:p w:rsidR="00B342A3" w:rsidRDefault="00B342A3" w:rsidP="007F01CD">
      <w:pPr>
        <w:pStyle w:val="Normal1"/>
      </w:pPr>
      <w:r>
        <w:t xml:space="preserve">В соответствии с правилами наименования классов добавим классы </w:t>
      </w:r>
    </w:p>
    <w:p w:rsidR="00B342A3" w:rsidRPr="00B342A3" w:rsidRDefault="00B342A3" w:rsidP="00B342A3">
      <w:pPr>
        <w:pStyle w:val="Normal1"/>
        <w:numPr>
          <w:ilvl w:val="0"/>
          <w:numId w:val="15"/>
        </w:numPr>
      </w:pPr>
      <w:r>
        <w:rPr>
          <w:lang w:val="en-US"/>
        </w:rPr>
        <w:t>AppConfigClass</w:t>
      </w:r>
      <w:r w:rsidRPr="00B342A3">
        <w:t xml:space="preserve"> – </w:t>
      </w:r>
      <w:r>
        <w:t xml:space="preserve">для работы с </w:t>
      </w:r>
      <w:r>
        <w:rPr>
          <w:lang w:val="en-US"/>
        </w:rPr>
        <w:t>App</w:t>
      </w:r>
      <w:r w:rsidRPr="00B342A3">
        <w:t>.</w:t>
      </w:r>
      <w:r>
        <w:rPr>
          <w:lang w:val="en-US"/>
        </w:rPr>
        <w:t>config</w:t>
      </w:r>
    </w:p>
    <w:p w:rsidR="00B342A3" w:rsidRDefault="00B342A3" w:rsidP="00B342A3">
      <w:pPr>
        <w:pStyle w:val="Normal1"/>
        <w:numPr>
          <w:ilvl w:val="0"/>
          <w:numId w:val="15"/>
        </w:numPr>
      </w:pPr>
      <w:r>
        <w:rPr>
          <w:lang w:val="en-US"/>
        </w:rPr>
        <w:t>DBClass</w:t>
      </w:r>
      <w:r w:rsidRPr="00B342A3">
        <w:t xml:space="preserve"> – </w:t>
      </w:r>
      <w:r>
        <w:t>для работы с базой данных</w:t>
      </w:r>
    </w:p>
    <w:p w:rsidR="00B342A3" w:rsidRDefault="00B342A3" w:rsidP="00B342A3">
      <w:pPr>
        <w:pStyle w:val="Normal1"/>
        <w:numPr>
          <w:ilvl w:val="0"/>
          <w:numId w:val="15"/>
        </w:numPr>
      </w:pPr>
      <w:r>
        <w:rPr>
          <w:lang w:val="en-US"/>
        </w:rPr>
        <w:t>EmailSendServiceClass</w:t>
      </w:r>
      <w:r w:rsidRPr="00B342A3">
        <w:t xml:space="preserve"> – </w:t>
      </w:r>
      <w:r>
        <w:t>класс который непосредственно отвечает за рассылку писем</w:t>
      </w:r>
    </w:p>
    <w:p w:rsidR="00B342A3" w:rsidRDefault="00B342A3" w:rsidP="00B342A3">
      <w:pPr>
        <w:pStyle w:val="Normal1"/>
        <w:numPr>
          <w:ilvl w:val="0"/>
          <w:numId w:val="15"/>
        </w:numPr>
      </w:pPr>
      <w:r>
        <w:rPr>
          <w:lang w:val="en-US"/>
        </w:rPr>
        <w:t xml:space="preserve">SchedulerClass – </w:t>
      </w:r>
      <w:r>
        <w:t xml:space="preserve">планировщик </w:t>
      </w:r>
    </w:p>
    <w:p w:rsidR="00B342A3" w:rsidRDefault="00B342A3" w:rsidP="00B342A3">
      <w:pPr>
        <w:pStyle w:val="Normal1"/>
        <w:numPr>
          <w:ilvl w:val="0"/>
          <w:numId w:val="15"/>
        </w:numPr>
      </w:pPr>
      <w:r>
        <w:t>Класс, который отвечает за интерфейс, добавился автоматически при создании проекта</w:t>
      </w:r>
    </w:p>
    <w:p w:rsidR="00B342A3" w:rsidRPr="00717717" w:rsidRDefault="00B342A3" w:rsidP="00B342A3">
      <w:pPr>
        <w:pStyle w:val="Normal1"/>
      </w:pPr>
    </w:p>
    <w:p w:rsidR="007F01CD" w:rsidRDefault="007F01CD" w:rsidP="00160CF7">
      <w:pPr>
        <w:pStyle w:val="Normal1"/>
      </w:pPr>
    </w:p>
    <w:p w:rsidR="000F3A8D" w:rsidRPr="009336D2" w:rsidRDefault="000F3A8D" w:rsidP="009336D2">
      <w:pPr>
        <w:pStyle w:val="Heading2"/>
      </w:pPr>
      <w:bookmarkStart w:id="61" w:name="_Toc467090870"/>
      <w:r w:rsidRPr="009336D2">
        <w:t xml:space="preserve">Компоновочные элементы управления </w:t>
      </w:r>
      <w:r w:rsidR="00095C8F" w:rsidRPr="009336D2">
        <w:t>в системе WPF (панели).</w:t>
      </w:r>
      <w:bookmarkEnd w:id="61"/>
    </w:p>
    <w:p w:rsidR="000F3A8D" w:rsidRDefault="000F3A8D" w:rsidP="000F3A8D">
      <w:pPr>
        <w:pStyle w:val="Normal1"/>
      </w:pPr>
      <w:r>
        <w:t xml:space="preserve">Пришло время вернуться к визуальному интерфейсу. </w:t>
      </w:r>
    </w:p>
    <w:p w:rsidR="00A46681" w:rsidRDefault="000F3A8D" w:rsidP="000F3A8D">
      <w:pPr>
        <w:pStyle w:val="Normal1"/>
      </w:pPr>
      <w:del w:id="62" w:author="SVFrolov" w:date="2017-08-17T17:43:00Z">
        <w:r w:rsidDel="00633185">
          <w:delText xml:space="preserve">Если вы работали в </w:delText>
        </w:r>
        <w:r w:rsidDel="00633185">
          <w:rPr>
            <w:lang w:val="en-US"/>
          </w:rPr>
          <w:delText>Windows</w:delText>
        </w:r>
        <w:r w:rsidRPr="000F3A8D" w:rsidDel="00633185">
          <w:delText xml:space="preserve"> </w:delText>
        </w:r>
        <w:r w:rsidDel="00633185">
          <w:rPr>
            <w:lang w:val="en-US"/>
          </w:rPr>
          <w:delText>Forms</w:delText>
        </w:r>
        <w:r w:rsidDel="00633185">
          <w:delText>,</w:delText>
        </w:r>
        <w:r w:rsidRPr="000F3A8D" w:rsidDel="00633185">
          <w:delText xml:space="preserve"> </w:delText>
        </w:r>
        <w:r w:rsidDel="00633185">
          <w:delText xml:space="preserve">то помните, что на рабочей поверхности для размещения контролов использовались абсолютные координаты, то есть явно заданные координаты </w:delText>
        </w:r>
        <w:r w:rsidRPr="000F3A8D" w:rsidDel="00633185">
          <w:rPr>
            <w:i/>
            <w:lang w:val="en-US"/>
          </w:rPr>
          <w:delText>x</w:delText>
        </w:r>
        <w:r w:rsidRPr="000F3A8D" w:rsidDel="00633185">
          <w:delText xml:space="preserve"> </w:delText>
        </w:r>
        <w:r w:rsidDel="00633185">
          <w:delText xml:space="preserve">и </w:delText>
        </w:r>
        <w:r w:rsidRPr="000F3A8D" w:rsidDel="00633185">
          <w:rPr>
            <w:i/>
            <w:lang w:val="en-US"/>
          </w:rPr>
          <w:delText>y</w:delText>
        </w:r>
        <w:r w:rsidDel="00633185">
          <w:delText xml:space="preserve">. В отличие от </w:delText>
        </w:r>
        <w:r w:rsidDel="00633185">
          <w:rPr>
            <w:lang w:val="en-US"/>
          </w:rPr>
          <w:delText>WinForms</w:delText>
        </w:r>
        <w:r w:rsidDel="00633185">
          <w:delText>,</w:delText>
        </w:r>
        <w:r w:rsidRPr="000F3A8D" w:rsidDel="00633185">
          <w:delText xml:space="preserve"> </w:delText>
        </w:r>
        <w:r w:rsidDel="00633185">
          <w:delText xml:space="preserve">в </w:delText>
        </w:r>
        <w:r w:rsidDel="00633185">
          <w:rPr>
            <w:lang w:val="en-US"/>
          </w:rPr>
          <w:delText>WPF</w:delText>
        </w:r>
        <w:r w:rsidRPr="000F3A8D" w:rsidDel="00633185">
          <w:delText xml:space="preserve"> </w:delText>
        </w:r>
        <w:r w:rsidDel="00633185">
          <w:delText xml:space="preserve">концепция позиционирования контролов или элементов управления отличается. </w:delText>
        </w:r>
      </w:del>
      <w:r w:rsidR="00A46681">
        <w:t xml:space="preserve">В технологии  </w:t>
      </w:r>
      <w:r w:rsidR="00A46681">
        <w:rPr>
          <w:lang w:val="en-US"/>
        </w:rPr>
        <w:t>WPF</w:t>
      </w:r>
      <w:ins w:id="63" w:author="SVFrolov" w:date="2017-08-17T17:43:00Z">
        <w:r w:rsidR="00633185">
          <w:t xml:space="preserve">, как и в </w:t>
        </w:r>
        <w:r w:rsidR="00633185" w:rsidRPr="00633185">
          <w:t>WinForms,</w:t>
        </w:r>
        <w:r w:rsidR="00633185">
          <w:t xml:space="preserve"> </w:t>
        </w:r>
      </w:ins>
      <w:r w:rsidR="00A46681" w:rsidRPr="00A46681">
        <w:t xml:space="preserve"> </w:t>
      </w:r>
      <w:r w:rsidR="00A46681">
        <w:t>есть комп</w:t>
      </w:r>
      <w:del w:id="64" w:author="SVFrolov" w:date="2017-08-17T17:43:00Z">
        <w:r w:rsidR="00A46681" w:rsidDel="00633185">
          <w:delText>р</w:delText>
        </w:r>
      </w:del>
      <w:r w:rsidR="00A46681">
        <w:t>оновочные элементы управления</w:t>
      </w:r>
      <w:r w:rsidR="00095C8F">
        <w:t xml:space="preserve"> или панели</w:t>
      </w:r>
      <w:r w:rsidR="00A46681">
        <w:t xml:space="preserve">, которые нужны для позиционирования на своей поверхности других элементов управления. </w:t>
      </w:r>
      <w:r w:rsidR="00095C8F">
        <w:t>Панели</w:t>
      </w:r>
      <w:r w:rsidR="00A46681">
        <w:t xml:space="preserve"> являются невидимыми и определяют поверхность, на которой работает программист, так как поверхности предназначенной для позиционирования элементов управления в </w:t>
      </w:r>
      <w:r w:rsidR="00A46681">
        <w:rPr>
          <w:lang w:val="en-US"/>
        </w:rPr>
        <w:t>WPF</w:t>
      </w:r>
      <w:r w:rsidR="00A46681" w:rsidRPr="00A46681">
        <w:t xml:space="preserve"> </w:t>
      </w:r>
      <w:r w:rsidR="00A46681">
        <w:t xml:space="preserve">нет. Компоновочные элементы управления в иерархии </w:t>
      </w:r>
      <w:r w:rsidR="00A46681">
        <w:rPr>
          <w:lang w:val="en-US"/>
        </w:rPr>
        <w:t>XAML</w:t>
      </w:r>
      <w:r w:rsidR="00A46681" w:rsidRPr="00A46681">
        <w:t xml:space="preserve"> </w:t>
      </w:r>
      <w:r w:rsidR="00A46681">
        <w:t>файла находятся сразу под корневым узлом.</w:t>
      </w:r>
    </w:p>
    <w:p w:rsidR="00A46681" w:rsidRDefault="00A46681" w:rsidP="000F3A8D">
      <w:pPr>
        <w:pStyle w:val="Normal1"/>
      </w:pPr>
      <w:r>
        <w:t xml:space="preserve">Существует несколько основных компоновочных элементов </w:t>
      </w:r>
    </w:p>
    <w:p w:rsidR="000F3A8D" w:rsidRPr="00095C8F" w:rsidRDefault="00A46681" w:rsidP="00A46681">
      <w:pPr>
        <w:pStyle w:val="Normal1"/>
        <w:numPr>
          <w:ilvl w:val="0"/>
          <w:numId w:val="16"/>
        </w:numPr>
        <w:rPr>
          <w:color w:val="auto"/>
        </w:rPr>
      </w:pPr>
      <w:r>
        <w:rPr>
          <w:lang w:val="en-US"/>
        </w:rPr>
        <w:t>Grid</w:t>
      </w:r>
      <w:r>
        <w:t xml:space="preserve"> – по умолчанию он помещается на поверхность окна нашего приложения</w:t>
      </w:r>
      <w:r w:rsidR="00095C8F" w:rsidRPr="00095C8F">
        <w:rPr>
          <w:color w:val="auto"/>
        </w:rPr>
        <w:t xml:space="preserve">. </w:t>
      </w:r>
      <w:r w:rsidR="00095C8F" w:rsidRPr="00095C8F">
        <w:t>Определяет гибкую область сетки, состоящей из строк и столбцов. </w:t>
      </w:r>
      <w:r w:rsidR="00095C8F" w:rsidRPr="00095C8F">
        <w:rPr>
          <w:rStyle w:val="sentence"/>
          <w:color w:val="auto"/>
        </w:rPr>
        <w:t>Дочерние элементы</w:t>
      </w:r>
      <w:r w:rsidR="00095C8F" w:rsidRPr="00095C8F">
        <w:rPr>
          <w:rStyle w:val="apple-converted-space"/>
          <w:color w:val="auto"/>
        </w:rPr>
        <w:t> </w:t>
      </w:r>
      <w:hyperlink r:id="rId50" w:history="1">
        <w:r w:rsidR="00095C8F">
          <w:rPr>
            <w:rStyle w:val="Hyperlink"/>
            <w:color w:val="auto"/>
            <w:u w:val="none"/>
            <w:lang w:val="en-US"/>
          </w:rPr>
          <w:t>Grid</w:t>
        </w:r>
      </w:hyperlink>
      <w:r w:rsidR="00095C8F" w:rsidRPr="00095C8F">
        <w:rPr>
          <w:rStyle w:val="apple-converted-space"/>
          <w:color w:val="auto"/>
        </w:rPr>
        <w:t> </w:t>
      </w:r>
      <w:r w:rsidR="00095C8F" w:rsidRPr="00095C8F">
        <w:rPr>
          <w:rStyle w:val="sentence"/>
          <w:color w:val="auto"/>
        </w:rPr>
        <w:t>могут быть расположены с помощью свойства</w:t>
      </w:r>
      <w:r w:rsidR="00095C8F" w:rsidRPr="00095C8F">
        <w:rPr>
          <w:rStyle w:val="apple-converted-space"/>
          <w:color w:val="auto"/>
        </w:rPr>
        <w:t> </w:t>
      </w:r>
      <w:r w:rsidR="00095C8F">
        <w:rPr>
          <w:rStyle w:val="sentence"/>
          <w:color w:val="auto"/>
          <w:lang w:val="en-US"/>
        </w:rPr>
        <w:t>Margin</w:t>
      </w:r>
      <w:r w:rsidR="00095C8F" w:rsidRPr="00095C8F">
        <w:rPr>
          <w:rStyle w:val="sentence"/>
          <w:color w:val="auto"/>
        </w:rPr>
        <w:t>.</w:t>
      </w:r>
    </w:p>
    <w:p w:rsidR="00A46681" w:rsidRPr="00A46681" w:rsidRDefault="00A46681" w:rsidP="00A46681">
      <w:pPr>
        <w:pStyle w:val="Normal1"/>
        <w:numPr>
          <w:ilvl w:val="0"/>
          <w:numId w:val="16"/>
        </w:numPr>
      </w:pPr>
      <w:r>
        <w:rPr>
          <w:lang w:val="en-US"/>
        </w:rPr>
        <w:t>Canvas</w:t>
      </w:r>
      <w:r w:rsidRPr="00A46681">
        <w:t xml:space="preserve"> – </w:t>
      </w:r>
      <w:r>
        <w:t>использует абсолютную систему координат</w:t>
      </w:r>
      <w:ins w:id="65" w:author="SVFrolov" w:date="2017-08-17T17:43:00Z">
        <w:r w:rsidR="005C4261" w:rsidRPr="005C4261">
          <w:rPr>
            <w:rPrChange w:id="66" w:author="SVFrolov" w:date="2017-08-17T17:44:00Z">
              <w:rPr>
                <w:color w:val="000000"/>
                <w:lang w:val="en-US"/>
              </w:rPr>
            </w:rPrChange>
          </w:rPr>
          <w:t>.</w:t>
        </w:r>
      </w:ins>
      <w:del w:id="67" w:author="SVFrolov" w:date="2017-08-17T17:43:00Z">
        <w:r w:rsidDel="005C4261">
          <w:delText xml:space="preserve">, как принято в </w:delText>
        </w:r>
        <w:r w:rsidDel="005C4261">
          <w:rPr>
            <w:lang w:val="en-US"/>
          </w:rPr>
          <w:delText>WinForms</w:delText>
        </w:r>
      </w:del>
    </w:p>
    <w:p w:rsidR="00095C8F" w:rsidRPr="00095C8F" w:rsidRDefault="00A46681" w:rsidP="00095C8F">
      <w:pPr>
        <w:pStyle w:val="Normal1"/>
        <w:numPr>
          <w:ilvl w:val="0"/>
          <w:numId w:val="16"/>
        </w:numPr>
        <w:spacing w:before="0" w:after="0" w:line="142" w:lineRule="atLeast"/>
        <w:rPr>
          <w:rFonts w:ascii="Segoe UI" w:hAnsi="Segoe UI" w:cs="Segoe UI"/>
          <w:color w:val="2A2A2A"/>
          <w:sz w:val="10"/>
          <w:szCs w:val="10"/>
        </w:rPr>
      </w:pPr>
      <w:r w:rsidRPr="00095C8F">
        <w:rPr>
          <w:lang w:val="en-US"/>
        </w:rPr>
        <w:t>DockPanel</w:t>
      </w:r>
      <w:r w:rsidRPr="00095C8F">
        <w:t xml:space="preserve"> - </w:t>
      </w:r>
      <w:r w:rsidR="00095C8F" w:rsidRPr="00095C8F">
        <w:t>Определяет область, внутри которой можно упорядочить дочерние элементы по горизонтали или по вертикали друг относительно друга.</w:t>
      </w:r>
    </w:p>
    <w:p w:rsidR="00095C8F" w:rsidRPr="00095C8F" w:rsidRDefault="00095C8F" w:rsidP="00095C8F">
      <w:pPr>
        <w:pStyle w:val="Normal1"/>
        <w:numPr>
          <w:ilvl w:val="0"/>
          <w:numId w:val="16"/>
        </w:numPr>
        <w:spacing w:before="0" w:after="0" w:line="142" w:lineRule="atLeast"/>
        <w:rPr>
          <w:rFonts w:ascii="Segoe UI" w:hAnsi="Segoe UI" w:cs="Segoe UI"/>
          <w:color w:val="2A2A2A"/>
          <w:sz w:val="10"/>
          <w:szCs w:val="10"/>
        </w:rPr>
      </w:pPr>
      <w:r>
        <w:rPr>
          <w:lang w:val="en-US"/>
        </w:rPr>
        <w:t>S</w:t>
      </w:r>
      <w:r w:rsidRPr="00095C8F">
        <w:t>tackPanel - Располагает дочерние элементы в одну строку, которую можно ориентировать по горизонтали</w:t>
      </w:r>
      <w:r w:rsidRPr="00095C8F">
        <w:rPr>
          <w:rFonts w:ascii="Segoe UI" w:hAnsi="Segoe UI" w:cs="Segoe UI"/>
          <w:color w:val="2A2A2A"/>
          <w:sz w:val="10"/>
        </w:rPr>
        <w:t xml:space="preserve"> </w:t>
      </w:r>
      <w:r w:rsidRPr="00095C8F">
        <w:t>или по вертикали.</w:t>
      </w:r>
    </w:p>
    <w:p w:rsidR="00095C8F" w:rsidRPr="00A46681" w:rsidRDefault="00095C8F" w:rsidP="00A46681">
      <w:pPr>
        <w:pStyle w:val="Normal1"/>
        <w:numPr>
          <w:ilvl w:val="0"/>
          <w:numId w:val="16"/>
        </w:numPr>
      </w:pPr>
      <w:r>
        <w:rPr>
          <w:lang w:val="en-US"/>
        </w:rPr>
        <w:lastRenderedPageBreak/>
        <w:t>WrapPanel</w:t>
      </w:r>
      <w:r w:rsidRPr="00095C8F">
        <w:t xml:space="preserve"> - размещает дочерние элементы в последовательности слева направо, перенося содержимое на следующую строку на границе содержащего поля. </w:t>
      </w:r>
      <w:r>
        <w:t>Да</w:t>
      </w:r>
      <w:r w:rsidRPr="00095C8F">
        <w:t>льнейшее</w:t>
      </w:r>
      <w:r>
        <w:t xml:space="preserve"> </w:t>
      </w:r>
      <w:r w:rsidRPr="00095C8F">
        <w:rPr>
          <w:color w:val="auto"/>
        </w:rPr>
        <w:t>упорядочивание происходит последовательно сверху вниз или справа налево в зависимости от значения свойства </w:t>
      </w:r>
      <w:r>
        <w:rPr>
          <w:color w:val="auto"/>
          <w:lang w:val="en-US"/>
        </w:rPr>
        <w:t>Orientation</w:t>
      </w:r>
      <w:r w:rsidRPr="00095C8F">
        <w:rPr>
          <w:color w:val="auto"/>
        </w:rPr>
        <w:t>.</w:t>
      </w:r>
    </w:p>
    <w:p w:rsidR="008F6F2D" w:rsidRDefault="008F6F2D" w:rsidP="00160CF7">
      <w:pPr>
        <w:pStyle w:val="Normal1"/>
      </w:pPr>
    </w:p>
    <w:p w:rsidR="00A60FEA" w:rsidRDefault="00132378" w:rsidP="00160CF7">
      <w:pPr>
        <w:pStyle w:val="Normal1"/>
      </w:pPr>
      <w:r>
        <w:t xml:space="preserve">Разработчик может, по своему усмотрению, заменить компоновочную панель на ту, которая ему больше подходит в настоящий момент. Или разместить одну панель на поверхности другой. </w:t>
      </w:r>
    </w:p>
    <w:p w:rsidR="00132378" w:rsidRPr="00132378" w:rsidRDefault="00132378" w:rsidP="00160CF7">
      <w:pPr>
        <w:pStyle w:val="Normal1"/>
      </w:pPr>
      <w:r>
        <w:t xml:space="preserve">Панель </w:t>
      </w:r>
      <w:r>
        <w:rPr>
          <w:lang w:val="en-US"/>
        </w:rPr>
        <w:t>Canvas</w:t>
      </w:r>
      <w:r w:rsidRPr="00132378">
        <w:t xml:space="preserve"> </w:t>
      </w:r>
      <w:r>
        <w:t xml:space="preserve">в </w:t>
      </w:r>
      <w:r>
        <w:rPr>
          <w:lang w:val="en-US"/>
        </w:rPr>
        <w:t>WPF</w:t>
      </w:r>
      <w:r w:rsidRPr="00132378">
        <w:t xml:space="preserve"> </w:t>
      </w:r>
      <w:r>
        <w:t xml:space="preserve">используют крайне редко. Поэтому рассмотрим </w:t>
      </w:r>
      <w:r>
        <w:rPr>
          <w:lang w:val="en-US"/>
        </w:rPr>
        <w:t>Grid</w:t>
      </w:r>
      <w:r w:rsidRPr="00132378">
        <w:t xml:space="preserve">. </w:t>
      </w:r>
    </w:p>
    <w:p w:rsidR="00132378" w:rsidRDefault="00132378" w:rsidP="00160CF7">
      <w:pPr>
        <w:pStyle w:val="Normal1"/>
      </w:pPr>
      <w:proofErr w:type="gramStart"/>
      <w:r>
        <w:rPr>
          <w:lang w:val="en-US"/>
        </w:rPr>
        <w:t>Grid</w:t>
      </w:r>
      <w:r w:rsidRPr="00132378">
        <w:t xml:space="preserve"> </w:t>
      </w:r>
      <w:r w:rsidR="00BF5B10">
        <w:t>позволяет</w:t>
      </w:r>
      <w:r>
        <w:t xml:space="preserve"> разделить</w:t>
      </w:r>
      <w:r w:rsidR="00BF5B10">
        <w:t xml:space="preserve"> свою поверхность</w:t>
      </w:r>
      <w:r>
        <w:t xml:space="preserve"> на ячейки, в которых можно разместить другие контролы.</w:t>
      </w:r>
      <w:proofErr w:type="gramEnd"/>
      <w:r>
        <w:t xml:space="preserve"> </w:t>
      </w:r>
    </w:p>
    <w:p w:rsidR="00BF5B10" w:rsidRDefault="00BF5B10" w:rsidP="00160CF7">
      <w:pPr>
        <w:pStyle w:val="Normal1"/>
      </w:pPr>
      <w:proofErr w:type="gramStart"/>
      <w:r>
        <w:rPr>
          <w:lang w:val="en-US"/>
        </w:rPr>
        <w:t>Grid</w:t>
      </w:r>
      <w:r w:rsidRPr="00BF5B10">
        <w:t xml:space="preserve"> </w:t>
      </w:r>
      <w:r>
        <w:t xml:space="preserve">разбивается на ячейки при помощи свойств </w:t>
      </w:r>
      <w:r>
        <w:rPr>
          <w:lang w:val="en-US"/>
        </w:rPr>
        <w:t>RowDefinitions</w:t>
      </w:r>
      <w:r w:rsidRPr="00BF5B10">
        <w:t xml:space="preserve"> </w:t>
      </w:r>
      <w:r>
        <w:t xml:space="preserve">и </w:t>
      </w:r>
      <w:r>
        <w:rPr>
          <w:lang w:val="en-US"/>
        </w:rPr>
        <w:t>ColumnDefinitions</w:t>
      </w:r>
      <w:r w:rsidRPr="00BF5B10">
        <w:t>.</w:t>
      </w:r>
      <w:proofErr w:type="gramEnd"/>
      <w:r w:rsidRPr="00BF5B10">
        <w:t xml:space="preserve"> </w:t>
      </w:r>
      <w:r>
        <w:t xml:space="preserve">Каждое из этих свойств это коллекции колонок и рядов, пересечения которых и определяют ячейки. </w:t>
      </w:r>
    </w:p>
    <w:p w:rsidR="00BF5B10" w:rsidRDefault="00BF5B10" w:rsidP="00160CF7">
      <w:pPr>
        <w:pStyle w:val="Normal1"/>
      </w:pPr>
      <w:r>
        <w:t>Рассмотрим на практике</w:t>
      </w:r>
    </w:p>
    <w:p w:rsidR="00BF5B10" w:rsidRDefault="00BF5B10" w:rsidP="00160CF7">
      <w:pPr>
        <w:pStyle w:val="Normal1"/>
      </w:pPr>
      <w:r>
        <w:t xml:space="preserve">Если мы подведем мышь к </w:t>
      </w:r>
      <w:del w:id="68" w:author="SVFrolov" w:date="2017-08-17T17:49:00Z">
        <w:r w:rsidDel="005C4261">
          <w:delText xml:space="preserve">самому </w:delText>
        </w:r>
      </w:del>
      <w:ins w:id="69" w:author="SVFrolov" w:date="2017-08-17T17:49:00Z">
        <w:r w:rsidR="005C4261" w:rsidRPr="00AC1C0D">
          <w:rPr>
            <w:rPrChange w:id="70" w:author="SVFrolov" w:date="2017-08-17T17:49:00Z">
              <w:rPr>
                <w:color w:val="000000"/>
                <w:lang w:val="en-US"/>
              </w:rPr>
            </w:rPrChange>
          </w:rPr>
          <w:t>левому</w:t>
        </w:r>
        <w:r w:rsidR="005C4261">
          <w:t xml:space="preserve"> </w:t>
        </w:r>
      </w:ins>
      <w:r>
        <w:t xml:space="preserve">краю грида, то на самом гриде появится </w:t>
      </w:r>
      <w:del w:id="71" w:author="SVFrolov" w:date="2017-08-17T17:49:00Z">
        <w:r w:rsidDel="00AC1C0D">
          <w:delText>черточка</w:delText>
        </w:r>
      </w:del>
      <w:ins w:id="72" w:author="SVFrolov" w:date="2017-08-17T17:49:00Z">
        <w:r w:rsidR="00AC1C0D">
          <w:t>линия</w:t>
        </w:r>
      </w:ins>
      <w:r>
        <w:t>, которая определяет в каком месте мы разме</w:t>
      </w:r>
      <w:r w:rsidR="00D2274D">
        <w:t>щаем</w:t>
      </w:r>
      <w:r>
        <w:t xml:space="preserve"> </w:t>
      </w:r>
      <w:del w:id="73" w:author="SVFrolov" w:date="2017-08-17T17:49:00Z">
        <w:r w:rsidDel="00AC1C0D">
          <w:rPr>
            <w:lang w:val="en-US"/>
          </w:rPr>
          <w:delText>RowDefinition</w:delText>
        </w:r>
      </w:del>
      <w:ins w:id="74" w:author="SVFrolov" w:date="2017-08-17T17:49:00Z">
        <w:r w:rsidR="00AC1C0D">
          <w:t xml:space="preserve">границу </w:t>
        </w:r>
      </w:ins>
      <w:ins w:id="75" w:author="SVFrolov" w:date="2017-08-17T17:55:00Z">
        <w:r w:rsidR="0079139A">
          <w:t>ячейки</w:t>
        </w:r>
      </w:ins>
      <w:r w:rsidRPr="00BF5B10">
        <w:t xml:space="preserve">. </w:t>
      </w:r>
      <w:r w:rsidR="00D2274D">
        <w:t xml:space="preserve">Кликните мышью </w:t>
      </w:r>
      <w:del w:id="76" w:author="SVFrolov" w:date="2017-08-17T17:55:00Z">
        <w:r w:rsidR="00D2274D" w:rsidDel="0079139A">
          <w:delText>ближе к верху</w:delText>
        </w:r>
      </w:del>
      <w:del w:id="77" w:author="SVFrolov" w:date="2017-08-17T17:56:00Z">
        <w:r w:rsidR="00D2274D" w:rsidDel="0079139A">
          <w:delText>, что бы</w:delText>
        </w:r>
      </w:del>
      <w:r w:rsidR="00D2274D">
        <w:t xml:space="preserve"> в получившейся ячейке, состоящей из одного ряда, </w:t>
      </w:r>
      <w:ins w:id="78" w:author="SVFrolov" w:date="2017-08-17T17:56:00Z">
        <w:r w:rsidR="0079139A">
          <w:t xml:space="preserve">чтобы в ней </w:t>
        </w:r>
      </w:ins>
      <w:r w:rsidR="00D2274D">
        <w:t xml:space="preserve">можно было бы разместить контрол меню. </w:t>
      </w:r>
    </w:p>
    <w:p w:rsidR="00D2274D" w:rsidRDefault="00D2274D" w:rsidP="00160CF7">
      <w:pPr>
        <w:pStyle w:val="Normal1"/>
      </w:pPr>
      <w:r>
        <w:rPr>
          <w:noProof/>
        </w:rPr>
        <w:drawing>
          <wp:inline distT="0" distB="0" distL="0" distR="0">
            <wp:extent cx="4040484" cy="862351"/>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4039659" cy="862175"/>
                    </a:xfrm>
                    <a:prstGeom prst="rect">
                      <a:avLst/>
                    </a:prstGeom>
                    <a:noFill/>
                    <a:ln w="9525">
                      <a:noFill/>
                      <a:miter lim="800000"/>
                      <a:headEnd/>
                      <a:tailEnd/>
                    </a:ln>
                  </pic:spPr>
                </pic:pic>
              </a:graphicData>
            </a:graphic>
          </wp:inline>
        </w:drawing>
      </w:r>
    </w:p>
    <w:p w:rsidR="00D2274D" w:rsidRDefault="00D2274D" w:rsidP="00160CF7">
      <w:pPr>
        <w:pStyle w:val="Normal1"/>
      </w:pPr>
      <w:r>
        <w:t xml:space="preserve">Посмотрите на </w:t>
      </w:r>
      <w:r>
        <w:rPr>
          <w:lang w:val="en-US"/>
        </w:rPr>
        <w:t>XAML</w:t>
      </w:r>
      <w:r w:rsidRPr="00D2274D">
        <w:t xml:space="preserve"> </w:t>
      </w:r>
      <w:r>
        <w:t xml:space="preserve">код, который появился. </w:t>
      </w:r>
    </w:p>
    <w:p w:rsidR="00D2274D" w:rsidRPr="00D2274D" w:rsidRDefault="00D2274D" w:rsidP="00160CF7">
      <w:pPr>
        <w:pStyle w:val="Normal1"/>
        <w:rPr>
          <w:b/>
        </w:rPr>
      </w:pPr>
      <w:r>
        <w:rPr>
          <w:noProof/>
        </w:rPr>
        <w:drawing>
          <wp:inline distT="0" distB="0" distL="0" distR="0">
            <wp:extent cx="3407438" cy="1232731"/>
            <wp:effectExtent l="19050" t="0" r="2512"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3406773" cy="1232490"/>
                    </a:xfrm>
                    <a:prstGeom prst="rect">
                      <a:avLst/>
                    </a:prstGeom>
                    <a:noFill/>
                    <a:ln w="9525">
                      <a:noFill/>
                      <a:miter lim="800000"/>
                      <a:headEnd/>
                      <a:tailEnd/>
                    </a:ln>
                  </pic:spPr>
                </pic:pic>
              </a:graphicData>
            </a:graphic>
          </wp:inline>
        </w:drawing>
      </w:r>
    </w:p>
    <w:p w:rsidR="00D2274D" w:rsidRDefault="00D2274D" w:rsidP="00160CF7">
      <w:pPr>
        <w:pStyle w:val="Normal1"/>
      </w:pPr>
      <w:r>
        <w:t xml:space="preserve">Если мы удалим свойства </w:t>
      </w:r>
      <w:r>
        <w:rPr>
          <w:lang w:val="en-US"/>
        </w:rPr>
        <w:t>Height</w:t>
      </w:r>
      <w:r w:rsidRPr="00D2274D">
        <w:t xml:space="preserve"> </w:t>
      </w:r>
      <w:r>
        <w:t xml:space="preserve">из </w:t>
      </w:r>
      <w:r>
        <w:rPr>
          <w:lang w:val="en-US"/>
        </w:rPr>
        <w:t>RowDefinition</w:t>
      </w:r>
      <w:r>
        <w:t xml:space="preserve">, то </w:t>
      </w:r>
      <w:r w:rsidR="00A0575F">
        <w:t>черточка,</w:t>
      </w:r>
      <w:r>
        <w:t xml:space="preserve"> определяющая ряды переместится в середину окна. </w:t>
      </w:r>
    </w:p>
    <w:p w:rsidR="00D2274D" w:rsidRDefault="00D2274D" w:rsidP="00160CF7">
      <w:pPr>
        <w:pStyle w:val="Normal1"/>
      </w:pPr>
      <w:r>
        <w:t xml:space="preserve">Но мы оставим определения ряда ближе к верху. И поместим на нашу форму </w:t>
      </w:r>
      <w:del w:id="79" w:author="SVFrolov" w:date="2017-08-17T17:51:00Z">
        <w:r w:rsidR="00A0575F" w:rsidDel="00AC1C0D">
          <w:delText>«</w:delText>
        </w:r>
        <w:r w:rsidDel="00AC1C0D">
          <w:delText>меню</w:delText>
        </w:r>
        <w:r w:rsidR="00A0575F" w:rsidDel="00AC1C0D">
          <w:delText>»</w:delText>
        </w:r>
        <w:r w:rsidR="001576AC" w:rsidRPr="001576AC" w:rsidDel="00AC1C0D">
          <w:delText xml:space="preserve"> </w:delText>
        </w:r>
      </w:del>
      <w:r w:rsidR="001576AC">
        <w:t>контрол</w:t>
      </w:r>
      <w:ins w:id="80" w:author="SVFrolov" w:date="2017-08-17T17:51:00Z">
        <w:r w:rsidR="00AC1C0D">
          <w:t xml:space="preserve"> «меню»</w:t>
        </w:r>
      </w:ins>
      <w:r>
        <w:t xml:space="preserve">. Выберете его из </w:t>
      </w:r>
      <w:r>
        <w:rPr>
          <w:lang w:val="en-US"/>
        </w:rPr>
        <w:t>ToolBox</w:t>
      </w:r>
      <w:r w:rsidRPr="00D2274D">
        <w:t xml:space="preserve"> </w:t>
      </w:r>
      <w:r>
        <w:t xml:space="preserve">и перетащите мышью на экран, что бы он попал на нужный нам ряд. </w:t>
      </w:r>
    </w:p>
    <w:p w:rsidR="00D2274D" w:rsidRDefault="00D2274D" w:rsidP="00160CF7">
      <w:pPr>
        <w:pStyle w:val="Normal1"/>
      </w:pPr>
      <w:r>
        <w:rPr>
          <w:noProof/>
        </w:rPr>
        <w:drawing>
          <wp:inline distT="0" distB="0" distL="0" distR="0">
            <wp:extent cx="1181728" cy="880949"/>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1182824" cy="881766"/>
                    </a:xfrm>
                    <a:prstGeom prst="rect">
                      <a:avLst/>
                    </a:prstGeom>
                    <a:noFill/>
                    <a:ln w="9525">
                      <a:noFill/>
                      <a:miter lim="800000"/>
                      <a:headEnd/>
                      <a:tailEnd/>
                    </a:ln>
                  </pic:spPr>
                </pic:pic>
              </a:graphicData>
            </a:graphic>
          </wp:inline>
        </w:drawing>
      </w:r>
    </w:p>
    <w:p w:rsidR="00D2274D" w:rsidRDefault="001576AC" w:rsidP="00160CF7">
      <w:pPr>
        <w:pStyle w:val="Normal1"/>
      </w:pPr>
      <w:r>
        <w:t xml:space="preserve">Заходим в свойства </w:t>
      </w:r>
      <w:r w:rsidRPr="001576AC">
        <w:t>(</w:t>
      </w:r>
      <w:r>
        <w:rPr>
          <w:lang w:val="en-US"/>
        </w:rPr>
        <w:t>properties</w:t>
      </w:r>
      <w:r w:rsidRPr="001576AC">
        <w:t xml:space="preserve">) </w:t>
      </w:r>
      <w:r>
        <w:t xml:space="preserve">этого контрола и заходим в категорию </w:t>
      </w:r>
      <w:r>
        <w:rPr>
          <w:lang w:val="en-US"/>
        </w:rPr>
        <w:t xml:space="preserve">Layout. </w:t>
      </w:r>
    </w:p>
    <w:p w:rsidR="001576AC" w:rsidRDefault="001576AC" w:rsidP="00160CF7">
      <w:pPr>
        <w:pStyle w:val="Normal1"/>
      </w:pPr>
      <w:r>
        <w:rPr>
          <w:noProof/>
        </w:rPr>
        <w:drawing>
          <wp:inline distT="0" distB="0" distL="0" distR="0">
            <wp:extent cx="1422889" cy="1119853"/>
            <wp:effectExtent l="19050" t="0" r="5861"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1422982" cy="1119926"/>
                    </a:xfrm>
                    <a:prstGeom prst="rect">
                      <a:avLst/>
                    </a:prstGeom>
                    <a:noFill/>
                    <a:ln w="9525">
                      <a:noFill/>
                      <a:miter lim="800000"/>
                      <a:headEnd/>
                      <a:tailEnd/>
                    </a:ln>
                  </pic:spPr>
                </pic:pic>
              </a:graphicData>
            </a:graphic>
          </wp:inline>
        </w:drawing>
      </w:r>
    </w:p>
    <w:p w:rsidR="001576AC" w:rsidRDefault="001576AC" w:rsidP="00160CF7">
      <w:pPr>
        <w:pStyle w:val="Normal1"/>
      </w:pPr>
      <w:r>
        <w:t>Видим, что под определением длины и ширины (</w:t>
      </w:r>
      <w:r>
        <w:rPr>
          <w:lang w:val="en-US"/>
        </w:rPr>
        <w:t>Width</w:t>
      </w:r>
      <w:r w:rsidRPr="001576AC">
        <w:t xml:space="preserve"> </w:t>
      </w:r>
      <w:r>
        <w:t xml:space="preserve">и </w:t>
      </w:r>
      <w:r>
        <w:rPr>
          <w:lang w:val="en-US"/>
        </w:rPr>
        <w:t>Height</w:t>
      </w:r>
      <w:r w:rsidRPr="001576AC">
        <w:t xml:space="preserve">) </w:t>
      </w:r>
      <w:r>
        <w:t xml:space="preserve">появились определения, в каком ряду и в какой колонке находится наш контрол, в полях </w:t>
      </w:r>
      <w:r>
        <w:rPr>
          <w:lang w:val="en-US"/>
        </w:rPr>
        <w:t>Row</w:t>
      </w:r>
      <w:r w:rsidRPr="001576AC">
        <w:t xml:space="preserve"> </w:t>
      </w:r>
      <w:r>
        <w:t xml:space="preserve">и </w:t>
      </w:r>
      <w:r>
        <w:rPr>
          <w:lang w:val="en-US"/>
        </w:rPr>
        <w:t>Column</w:t>
      </w:r>
      <w:r w:rsidRPr="001576AC">
        <w:t xml:space="preserve"> </w:t>
      </w:r>
      <w:r>
        <w:t xml:space="preserve">соответственно слева. Справа находтся поля </w:t>
      </w:r>
      <w:r>
        <w:rPr>
          <w:lang w:val="en-US"/>
        </w:rPr>
        <w:t>RowSpan</w:t>
      </w:r>
      <w:r w:rsidRPr="001576AC">
        <w:t xml:space="preserve"> </w:t>
      </w:r>
      <w:r>
        <w:t xml:space="preserve">и </w:t>
      </w:r>
      <w:r>
        <w:rPr>
          <w:lang w:val="en-US"/>
        </w:rPr>
        <w:t>ColumnSpan</w:t>
      </w:r>
      <w:r>
        <w:t xml:space="preserve">, в них содержится определение, на какое количество рядов и колонок растягивается контрол. У нас сейчас на поверхности </w:t>
      </w:r>
      <w:r>
        <w:rPr>
          <w:lang w:val="en-US"/>
        </w:rPr>
        <w:t>Grid</w:t>
      </w:r>
      <w:r>
        <w:t xml:space="preserve">, находится два ряда и всего одна колонка. Так как пункт меню будет находиться только в верхней ячейке, то мы оставляем значение </w:t>
      </w:r>
      <w:r>
        <w:rPr>
          <w:lang w:val="en-US"/>
        </w:rPr>
        <w:t>Row</w:t>
      </w:r>
      <w:r w:rsidRPr="001576AC">
        <w:t xml:space="preserve"> 0 </w:t>
      </w:r>
      <w:r>
        <w:t xml:space="preserve">и значение </w:t>
      </w:r>
      <w:r>
        <w:rPr>
          <w:lang w:val="en-US"/>
        </w:rPr>
        <w:t>Column</w:t>
      </w:r>
      <w:r w:rsidRPr="001576AC">
        <w:t xml:space="preserve"> </w:t>
      </w:r>
      <w:r>
        <w:t xml:space="preserve">тоже 0. </w:t>
      </w:r>
      <w:proofErr w:type="gramStart"/>
      <w:r>
        <w:rPr>
          <w:lang w:val="en-US"/>
        </w:rPr>
        <w:t>RowSpan</w:t>
      </w:r>
      <w:r w:rsidRPr="001576AC">
        <w:t xml:space="preserve"> </w:t>
      </w:r>
      <w:r>
        <w:t xml:space="preserve">сейчас равен 2, нам же нужно, что бы меню находилось только в верхем ряду, поэтому занимать оно будет только ячейки верхнего ряда, поэтому устанавливаем свойству </w:t>
      </w:r>
      <w:r>
        <w:rPr>
          <w:lang w:val="en-US"/>
        </w:rPr>
        <w:t>RowSpan</w:t>
      </w:r>
      <w:r w:rsidRPr="001576AC">
        <w:t xml:space="preserve"> </w:t>
      </w:r>
      <w:r>
        <w:t>значение 1.</w:t>
      </w:r>
      <w:proofErr w:type="gramEnd"/>
      <w:r>
        <w:t xml:space="preserve"> </w:t>
      </w:r>
      <w:r w:rsidR="00725B7C">
        <w:t xml:space="preserve">Поля </w:t>
      </w:r>
      <w:r w:rsidR="00725B7C">
        <w:rPr>
          <w:lang w:val="en-US"/>
        </w:rPr>
        <w:t>Width</w:t>
      </w:r>
      <w:r w:rsidR="00725B7C" w:rsidRPr="00725B7C">
        <w:t xml:space="preserve"> </w:t>
      </w:r>
      <w:r w:rsidR="00725B7C">
        <w:t xml:space="preserve">и </w:t>
      </w:r>
      <w:r w:rsidR="00725B7C">
        <w:rPr>
          <w:lang w:val="en-US"/>
        </w:rPr>
        <w:t>Height</w:t>
      </w:r>
      <w:r w:rsidR="00725B7C" w:rsidRPr="00725B7C">
        <w:t xml:space="preserve"> </w:t>
      </w:r>
      <w:r w:rsidR="00725B7C">
        <w:t xml:space="preserve">устанавливаем в значение </w:t>
      </w:r>
      <w:r w:rsidR="00725B7C">
        <w:rPr>
          <w:lang w:val="en-US"/>
        </w:rPr>
        <w:t>Auto</w:t>
      </w:r>
      <w:r w:rsidR="00725B7C">
        <w:t xml:space="preserve">, то есть, нажимаем на маленький квадратик справа от поля и выбираем </w:t>
      </w:r>
      <w:r w:rsidR="00725B7C">
        <w:rPr>
          <w:lang w:val="en-US"/>
        </w:rPr>
        <w:t>Reset</w:t>
      </w:r>
      <w:r w:rsidR="00725B7C" w:rsidRPr="00725B7C">
        <w:t xml:space="preserve">. </w:t>
      </w:r>
      <w:r w:rsidR="00725B7C">
        <w:t xml:space="preserve">Теперь посмотрим на свойство </w:t>
      </w:r>
      <w:r w:rsidR="00725B7C">
        <w:rPr>
          <w:lang w:val="en-US"/>
        </w:rPr>
        <w:t>Margin</w:t>
      </w:r>
      <w:r w:rsidR="00725B7C">
        <w:t xml:space="preserve">, оно определяет на каком расстоянии от границ ячейки будет находится наш контрол, </w:t>
      </w:r>
      <w:r w:rsidR="00725B7C">
        <w:lastRenderedPageBreak/>
        <w:t xml:space="preserve">так как мы хотим, что бы он занимал всё пространство ячейки, так же нажимаем на маленький квадратик справа и выбираем </w:t>
      </w:r>
      <w:r w:rsidR="00725B7C">
        <w:rPr>
          <w:lang w:val="en-US"/>
        </w:rPr>
        <w:t>Reset</w:t>
      </w:r>
      <w:r w:rsidR="00725B7C" w:rsidRPr="00725B7C">
        <w:t xml:space="preserve">. </w:t>
      </w:r>
      <w:r w:rsidR="00725B7C">
        <w:t xml:space="preserve">И последнее выбираем свойства </w:t>
      </w:r>
      <w:r w:rsidR="00725B7C">
        <w:rPr>
          <w:lang w:val="en-US"/>
        </w:rPr>
        <w:t>HorizontalAlignment</w:t>
      </w:r>
      <w:r w:rsidR="00725B7C" w:rsidRPr="00725B7C">
        <w:t xml:space="preserve"> </w:t>
      </w:r>
      <w:r w:rsidR="00725B7C">
        <w:t xml:space="preserve">и </w:t>
      </w:r>
      <w:r w:rsidR="00725B7C">
        <w:rPr>
          <w:lang w:val="en-US"/>
        </w:rPr>
        <w:t>VerticalAlignment</w:t>
      </w:r>
      <w:r w:rsidR="00725B7C" w:rsidRPr="00725B7C">
        <w:t xml:space="preserve"> </w:t>
      </w:r>
      <w:r w:rsidR="00725B7C">
        <w:t>выбираем значения крайние справа, то есть растягиваем по всей длине и ширине ячейки. Получаем вот такие свойства.</w:t>
      </w:r>
    </w:p>
    <w:p w:rsidR="00725B7C" w:rsidRDefault="00725B7C" w:rsidP="00160CF7">
      <w:pPr>
        <w:pStyle w:val="Normal1"/>
      </w:pPr>
      <w:r>
        <w:rPr>
          <w:noProof/>
        </w:rPr>
        <w:drawing>
          <wp:inline distT="0" distB="0" distL="0" distR="0">
            <wp:extent cx="2076031" cy="1434419"/>
            <wp:effectExtent l="19050" t="0" r="419"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2076037" cy="1434423"/>
                    </a:xfrm>
                    <a:prstGeom prst="rect">
                      <a:avLst/>
                    </a:prstGeom>
                    <a:noFill/>
                    <a:ln w="9525">
                      <a:noFill/>
                      <a:miter lim="800000"/>
                      <a:headEnd/>
                      <a:tailEnd/>
                    </a:ln>
                  </pic:spPr>
                </pic:pic>
              </a:graphicData>
            </a:graphic>
          </wp:inline>
        </w:drawing>
      </w:r>
    </w:p>
    <w:p w:rsidR="00725B7C" w:rsidRDefault="00725B7C" w:rsidP="00160CF7">
      <w:pPr>
        <w:pStyle w:val="Normal1"/>
      </w:pPr>
      <w:r>
        <w:t xml:space="preserve">Теперь запускаем проект, нажимаем кнопку </w:t>
      </w:r>
      <w:r>
        <w:rPr>
          <w:lang w:val="en-US"/>
        </w:rPr>
        <w:t>Start</w:t>
      </w:r>
      <w:r w:rsidRPr="00725B7C">
        <w:t xml:space="preserve"> </w:t>
      </w:r>
      <w:r>
        <w:t xml:space="preserve">и мы видим окно с меню на самом верху. </w:t>
      </w:r>
    </w:p>
    <w:p w:rsidR="00725B7C" w:rsidRDefault="00725B7C" w:rsidP="00160CF7">
      <w:pPr>
        <w:pStyle w:val="Normal1"/>
      </w:pPr>
      <w:r>
        <w:rPr>
          <w:noProof/>
        </w:rPr>
        <w:drawing>
          <wp:inline distT="0" distB="0" distL="0" distR="0">
            <wp:extent cx="2030814" cy="1160381"/>
            <wp:effectExtent l="19050" t="0" r="7536"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2031315" cy="1160667"/>
                    </a:xfrm>
                    <a:prstGeom prst="rect">
                      <a:avLst/>
                    </a:prstGeom>
                    <a:noFill/>
                    <a:ln w="9525">
                      <a:noFill/>
                      <a:miter lim="800000"/>
                      <a:headEnd/>
                      <a:tailEnd/>
                    </a:ln>
                  </pic:spPr>
                </pic:pic>
              </a:graphicData>
            </a:graphic>
          </wp:inline>
        </w:drawing>
      </w:r>
    </w:p>
    <w:p w:rsidR="00725B7C" w:rsidRPr="00A95E25" w:rsidRDefault="00725B7C" w:rsidP="00160CF7">
      <w:pPr>
        <w:pStyle w:val="Normal1"/>
      </w:pPr>
      <w:r>
        <w:t xml:space="preserve">Если мы поиграем </w:t>
      </w:r>
      <w:r w:rsidR="0031592D">
        <w:t xml:space="preserve">с </w:t>
      </w:r>
      <w:r>
        <w:t>размерами окна, то увидим, что меню становится шире, если и окно становится шире.</w:t>
      </w:r>
      <w:r w:rsidR="00A0575F">
        <w:t xml:space="preserve"> </w:t>
      </w:r>
      <w:r>
        <w:t xml:space="preserve"> </w:t>
      </w:r>
      <w:r w:rsidR="00A0575F">
        <w:t xml:space="preserve">Но я нигде не видел, что бы меню меняло свой размер в зависимости от размера окна. Поэтому </w:t>
      </w:r>
      <w:r w:rsidR="00A0575F">
        <w:rPr>
          <w:lang w:val="en-US"/>
        </w:rPr>
        <w:t>Grid</w:t>
      </w:r>
      <w:r w:rsidR="00A0575F" w:rsidRPr="00A0575F">
        <w:t xml:space="preserve"> </w:t>
      </w:r>
      <w:r w:rsidR="00A0575F">
        <w:t xml:space="preserve">в качестве основной панели для размещения контролов, для нашего приложения не совсем подходит. </w:t>
      </w:r>
      <w:proofErr w:type="gramStart"/>
      <w:r w:rsidR="00A0575F">
        <w:rPr>
          <w:lang w:val="en-US"/>
        </w:rPr>
        <w:t>Grid</w:t>
      </w:r>
      <w:r w:rsidR="00A0575F" w:rsidRPr="00A0575F">
        <w:t xml:space="preserve"> </w:t>
      </w:r>
      <w:r w:rsidR="00A0575F">
        <w:t>очень хорош, если мы хотим сделать так называемый «резиновый» интерфейс.</w:t>
      </w:r>
      <w:proofErr w:type="gramEnd"/>
      <w:r w:rsidR="00A0575F">
        <w:t xml:space="preserve"> Мы можем разбить его на колонки и ряды и размещать контролы в ячейках, контролы в свою очередь будут менять размер вместе с размерами ячеек. </w:t>
      </w:r>
      <w:r w:rsidR="00A95E25">
        <w:t xml:space="preserve">Вообще </w:t>
      </w:r>
      <w:r w:rsidR="00A95E25">
        <w:rPr>
          <w:lang w:val="en-US"/>
        </w:rPr>
        <w:t>Grid</w:t>
      </w:r>
      <w:r w:rsidR="00A95E25" w:rsidRPr="00A95E25">
        <w:t xml:space="preserve"> </w:t>
      </w:r>
      <w:r w:rsidR="00A95E25">
        <w:t xml:space="preserve">очень часто используют для </w:t>
      </w:r>
      <w:r w:rsidR="00A95E25">
        <w:rPr>
          <w:lang w:val="en-US"/>
        </w:rPr>
        <w:t>WPF</w:t>
      </w:r>
      <w:r w:rsidR="00A95E25" w:rsidRPr="00A95E25">
        <w:t xml:space="preserve"> </w:t>
      </w:r>
      <w:r w:rsidR="00A95E25">
        <w:t>приложений, в качестве основной панели, поэтому рекомендую его изучить.</w:t>
      </w:r>
    </w:p>
    <w:p w:rsidR="00A95E25" w:rsidRDefault="00A95E25" w:rsidP="00160CF7">
      <w:pPr>
        <w:pStyle w:val="Normal1"/>
      </w:pPr>
      <w:r>
        <w:t xml:space="preserve">Сейчас давайте рассмотрим оставшиеся панели </w:t>
      </w:r>
      <w:r>
        <w:rPr>
          <w:lang w:val="en-US"/>
        </w:rPr>
        <w:t>StackPanel</w:t>
      </w:r>
      <w:r w:rsidRPr="00A95E25">
        <w:t xml:space="preserve">, </w:t>
      </w:r>
      <w:r>
        <w:rPr>
          <w:lang w:val="en-US"/>
        </w:rPr>
        <w:t>DockPanel</w:t>
      </w:r>
      <w:r w:rsidRPr="00A95E25">
        <w:t xml:space="preserve">, </w:t>
      </w:r>
      <w:r>
        <w:rPr>
          <w:lang w:val="en-US"/>
        </w:rPr>
        <w:t>WrapPanel</w:t>
      </w:r>
      <w:r>
        <w:t>.</w:t>
      </w:r>
    </w:p>
    <w:p w:rsidR="00CF5935" w:rsidRDefault="00CF5935" w:rsidP="00160CF7">
      <w:pPr>
        <w:pStyle w:val="Normal1"/>
      </w:pPr>
      <w:r>
        <w:t xml:space="preserve">Удалим и </w:t>
      </w:r>
      <w:r>
        <w:rPr>
          <w:lang w:val="en-US"/>
        </w:rPr>
        <w:t>Grid</w:t>
      </w:r>
      <w:r w:rsidRPr="00CF5935">
        <w:t xml:space="preserve"> </w:t>
      </w:r>
      <w:r>
        <w:t xml:space="preserve">и </w:t>
      </w:r>
      <w:r>
        <w:rPr>
          <w:lang w:val="en-US"/>
        </w:rPr>
        <w:t>Menu</w:t>
      </w:r>
      <w:r w:rsidRPr="00CF5935">
        <w:t xml:space="preserve"> </w:t>
      </w:r>
      <w:r>
        <w:t xml:space="preserve">прямо из </w:t>
      </w:r>
      <w:r>
        <w:rPr>
          <w:lang w:val="en-US"/>
        </w:rPr>
        <w:t>xaml</w:t>
      </w:r>
      <w:r w:rsidRPr="00CF5935">
        <w:t xml:space="preserve"> </w:t>
      </w:r>
      <w:r>
        <w:t xml:space="preserve">кода. </w:t>
      </w:r>
    </w:p>
    <w:p w:rsidR="00CF5935" w:rsidRPr="008F3AB0" w:rsidRDefault="00CF5935" w:rsidP="00160CF7">
      <w:pPr>
        <w:pStyle w:val="Normal1"/>
      </w:pPr>
      <w:r>
        <w:t xml:space="preserve">Поместим вместо </w:t>
      </w:r>
      <w:r>
        <w:rPr>
          <w:lang w:val="en-US"/>
        </w:rPr>
        <w:t>Grid</w:t>
      </w:r>
      <w:r w:rsidRPr="00CF5935">
        <w:t xml:space="preserve"> </w:t>
      </w:r>
      <w:r>
        <w:t xml:space="preserve">в качестве основной панели </w:t>
      </w:r>
      <w:r>
        <w:rPr>
          <w:lang w:val="en-US"/>
        </w:rPr>
        <w:t>WrapPanel</w:t>
      </w:r>
      <w:r w:rsidRPr="00CF5935">
        <w:t xml:space="preserve">. </w:t>
      </w:r>
      <w:r>
        <w:t xml:space="preserve">Мы можем просто в </w:t>
      </w:r>
      <w:r>
        <w:rPr>
          <w:lang w:val="en-US"/>
        </w:rPr>
        <w:t>xaml</w:t>
      </w:r>
      <w:r w:rsidRPr="00CF5935">
        <w:t xml:space="preserve"> </w:t>
      </w:r>
      <w:r>
        <w:t xml:space="preserve">коде добавить узел </w:t>
      </w:r>
    </w:p>
    <w:tbl>
      <w:tblPr>
        <w:tblStyle w:val="a"/>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CF5935" w:rsidRPr="00191C8B" w:rsidTr="008F3AB0">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F5935" w:rsidRPr="00CF5935" w:rsidRDefault="00CF5935" w:rsidP="00CF5935">
            <w:pPr>
              <w:rPr>
                <w:rFonts w:ascii="Consolas" w:hAnsi="Consolas" w:cs="Consolas"/>
                <w:sz w:val="19"/>
                <w:szCs w:val="19"/>
                <w:lang w:val="en-US"/>
              </w:rPr>
            </w:pPr>
            <w:r w:rsidRPr="00CF5935">
              <w:rPr>
                <w:rFonts w:ascii="Consolas" w:hAnsi="Consolas" w:cs="Consolas"/>
                <w:color w:val="0000FF"/>
                <w:sz w:val="19"/>
                <w:szCs w:val="19"/>
                <w:lang w:val="en-US"/>
              </w:rPr>
              <w:t>&lt;</w:t>
            </w:r>
            <w:r w:rsidRPr="00CF5935">
              <w:rPr>
                <w:rFonts w:ascii="Consolas" w:hAnsi="Consolas" w:cs="Consolas"/>
                <w:color w:val="A31515"/>
                <w:sz w:val="19"/>
                <w:szCs w:val="19"/>
                <w:lang w:val="en-US"/>
              </w:rPr>
              <w:t>Window</w:t>
            </w:r>
            <w:r w:rsidRPr="00CF5935">
              <w:rPr>
                <w:rFonts w:ascii="Consolas" w:hAnsi="Consolas" w:cs="Consolas"/>
                <w:color w:val="FF0000"/>
                <w:sz w:val="19"/>
                <w:szCs w:val="19"/>
                <w:lang w:val="en-US"/>
              </w:rPr>
              <w:t xml:space="preserve"> x</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Class</w:t>
            </w:r>
            <w:r w:rsidRPr="00CF5935">
              <w:rPr>
                <w:rFonts w:ascii="Consolas" w:hAnsi="Consolas" w:cs="Consolas"/>
                <w:color w:val="0000FF"/>
                <w:sz w:val="19"/>
                <w:szCs w:val="19"/>
                <w:lang w:val="en-US"/>
              </w:rPr>
              <w:t>="WpfApplication9.MainWindow"</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="http://schemas.microsoft.com/winfx/2006/xaml/presentation"</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x</w:t>
            </w:r>
            <w:r w:rsidRPr="00CF5935">
              <w:rPr>
                <w:rFonts w:ascii="Consolas" w:hAnsi="Consolas" w:cs="Consolas"/>
                <w:color w:val="0000FF"/>
                <w:sz w:val="19"/>
                <w:szCs w:val="19"/>
                <w:lang w:val="en-US"/>
              </w:rPr>
              <w:t>="http://schemas.microsoft.com/winfx/2006/xaml"</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d</w:t>
            </w:r>
            <w:r w:rsidRPr="00CF5935">
              <w:rPr>
                <w:rFonts w:ascii="Consolas" w:hAnsi="Consolas" w:cs="Consolas"/>
                <w:color w:val="0000FF"/>
                <w:sz w:val="19"/>
                <w:szCs w:val="19"/>
                <w:lang w:val="en-US"/>
              </w:rPr>
              <w:t>="http://schemas.microsoft.com/expression/blend/2008"</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mc</w:t>
            </w:r>
            <w:r w:rsidRPr="00CF5935">
              <w:rPr>
                <w:rFonts w:ascii="Consolas" w:hAnsi="Consolas" w:cs="Consolas"/>
                <w:color w:val="0000FF"/>
                <w:sz w:val="19"/>
                <w:szCs w:val="19"/>
                <w:lang w:val="en-US"/>
              </w:rPr>
              <w:t>="http://schemas.openxmlformats.org/markup-compatibility/2006"</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local</w:t>
            </w:r>
            <w:r w:rsidRPr="00CF5935">
              <w:rPr>
                <w:rFonts w:ascii="Consolas" w:hAnsi="Consolas" w:cs="Consolas"/>
                <w:color w:val="0000FF"/>
                <w:sz w:val="19"/>
                <w:szCs w:val="19"/>
                <w:lang w:val="en-US"/>
              </w:rPr>
              <w:t>="clr-namespace:WpfApplication9"</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mc</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Ignorable</w:t>
            </w:r>
            <w:r w:rsidRPr="00CF5935">
              <w:rPr>
                <w:rFonts w:ascii="Consolas" w:hAnsi="Consolas" w:cs="Consolas"/>
                <w:color w:val="0000FF"/>
                <w:sz w:val="19"/>
                <w:szCs w:val="19"/>
                <w:lang w:val="en-US"/>
              </w:rPr>
              <w:t>="d"</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Title</w:t>
            </w:r>
            <w:r w:rsidRPr="00CF5935">
              <w:rPr>
                <w:rFonts w:ascii="Consolas" w:hAnsi="Consolas" w:cs="Consolas"/>
                <w:color w:val="0000FF"/>
                <w:sz w:val="19"/>
                <w:szCs w:val="19"/>
                <w:lang w:val="en-US"/>
              </w:rPr>
              <w:t>="MainWindow"</w:t>
            </w:r>
            <w:r w:rsidRPr="00CF5935">
              <w:rPr>
                <w:rFonts w:ascii="Consolas" w:hAnsi="Consolas" w:cs="Consolas"/>
                <w:color w:val="FF0000"/>
                <w:sz w:val="19"/>
                <w:szCs w:val="19"/>
                <w:lang w:val="en-US"/>
              </w:rPr>
              <w:t xml:space="preserve"> Height</w:t>
            </w:r>
            <w:r w:rsidRPr="00CF5935">
              <w:rPr>
                <w:rFonts w:ascii="Consolas" w:hAnsi="Consolas" w:cs="Consolas"/>
                <w:color w:val="0000FF"/>
                <w:sz w:val="19"/>
                <w:szCs w:val="19"/>
                <w:lang w:val="en-US"/>
              </w:rPr>
              <w:t>="350"</w:t>
            </w:r>
            <w:r w:rsidRPr="00CF5935">
              <w:rPr>
                <w:rFonts w:ascii="Consolas" w:hAnsi="Consolas" w:cs="Consolas"/>
                <w:color w:val="FF0000"/>
                <w:sz w:val="19"/>
                <w:szCs w:val="19"/>
                <w:lang w:val="en-US"/>
              </w:rPr>
              <w:t xml:space="preserve"> Width</w:t>
            </w:r>
            <w:r w:rsidRPr="00CF5935">
              <w:rPr>
                <w:rFonts w:ascii="Consolas" w:hAnsi="Consolas" w:cs="Consolas"/>
                <w:color w:val="0000FF"/>
                <w:sz w:val="19"/>
                <w:szCs w:val="19"/>
                <w:lang w:val="en-US"/>
              </w:rPr>
              <w:t>="525"&gt;</w:t>
            </w:r>
          </w:p>
          <w:p w:rsidR="00CF5935" w:rsidRDefault="00CF5935" w:rsidP="00CF5935">
            <w:pPr>
              <w:rPr>
                <w:rFonts w:ascii="Consolas" w:hAnsi="Consolas" w:cs="Consolas"/>
                <w:sz w:val="19"/>
                <w:szCs w:val="19"/>
              </w:rPr>
            </w:pPr>
            <w:r w:rsidRPr="00CF5935">
              <w:rPr>
                <w:rFonts w:ascii="Consolas" w:hAnsi="Consolas" w:cs="Consolas"/>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WrapPanel</w:t>
            </w:r>
            <w:r>
              <w:rPr>
                <w:rFonts w:ascii="Consolas" w:hAnsi="Consolas" w:cs="Consolas"/>
                <w:color w:val="0000FF"/>
                <w:sz w:val="19"/>
                <w:szCs w:val="19"/>
              </w:rPr>
              <w:t xml:space="preserve"> &gt;</w:t>
            </w:r>
          </w:p>
          <w:p w:rsidR="00CF5935" w:rsidRDefault="00CF5935" w:rsidP="00CF5935">
            <w:pPr>
              <w:rPr>
                <w:rFonts w:ascii="Consolas" w:hAnsi="Consolas" w:cs="Consolas"/>
                <w:sz w:val="19"/>
                <w:szCs w:val="19"/>
              </w:rPr>
            </w:pPr>
            <w:r>
              <w:rPr>
                <w:rFonts w:ascii="Consolas" w:hAnsi="Consolas" w:cs="Consolas"/>
                <w:sz w:val="19"/>
                <w:szCs w:val="19"/>
              </w:rPr>
              <w:t xml:space="preserve">        </w:t>
            </w:r>
          </w:p>
          <w:p w:rsidR="00CF5935" w:rsidRDefault="00CF5935" w:rsidP="00CF5935">
            <w:pPr>
              <w:rPr>
                <w:rFonts w:ascii="Consolas" w:hAnsi="Consolas" w:cs="Consolas"/>
                <w:color w:val="0000FF"/>
                <w:sz w:val="19"/>
                <w:szCs w:val="19"/>
                <w:lang w:val="en-US"/>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A31515"/>
                <w:sz w:val="19"/>
                <w:szCs w:val="19"/>
              </w:rPr>
              <w:t>WrapPanel</w:t>
            </w:r>
            <w:r>
              <w:rPr>
                <w:rFonts w:ascii="Consolas" w:hAnsi="Consolas" w:cs="Consolas"/>
                <w:color w:val="0000FF"/>
                <w:sz w:val="19"/>
                <w:szCs w:val="19"/>
              </w:rPr>
              <w:t>&gt;</w:t>
            </w:r>
          </w:p>
          <w:p w:rsidR="00CF5935" w:rsidRPr="00CF5935" w:rsidRDefault="00CF5935" w:rsidP="00CF5935">
            <w:pPr>
              <w:rPr>
                <w:lang w:val="en-US"/>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CF5935" w:rsidRPr="001A6586" w:rsidRDefault="00CF5935" w:rsidP="008F3AB0">
            <w:pPr>
              <w:rPr>
                <w:lang w:val="en-US"/>
              </w:rPr>
            </w:pPr>
          </w:p>
        </w:tc>
      </w:tr>
    </w:tbl>
    <w:p w:rsidR="00A95E25" w:rsidRDefault="00CF5935" w:rsidP="00160CF7">
      <w:pPr>
        <w:pStyle w:val="Normal1"/>
      </w:pPr>
      <w:r>
        <w:t xml:space="preserve">А можем просто кинуть панель из </w:t>
      </w:r>
      <w:r>
        <w:rPr>
          <w:lang w:val="en-US"/>
        </w:rPr>
        <w:t>ToolBox</w:t>
      </w:r>
      <w:r w:rsidRPr="00CF5935">
        <w:t xml:space="preserve"> </w:t>
      </w:r>
      <w:r>
        <w:t xml:space="preserve">на поверхность окна. В этом случае, нужно просто удалить всё лишнее (размеры и другие свойства) соответсвующее </w:t>
      </w:r>
      <w:r>
        <w:rPr>
          <w:lang w:val="en-US"/>
        </w:rPr>
        <w:t>WrapPanel</w:t>
      </w:r>
      <w:r w:rsidRPr="00CF5935">
        <w:t xml:space="preserve"> </w:t>
      </w:r>
      <w:r>
        <w:t xml:space="preserve">из </w:t>
      </w:r>
      <w:r>
        <w:rPr>
          <w:lang w:val="en-US"/>
        </w:rPr>
        <w:t>xaml</w:t>
      </w:r>
      <w:r w:rsidRPr="00CF5935">
        <w:t xml:space="preserve"> </w:t>
      </w:r>
      <w:r>
        <w:t xml:space="preserve">кода. </w:t>
      </w:r>
    </w:p>
    <w:p w:rsidR="00CF5935" w:rsidRDefault="00CF5935" w:rsidP="00160CF7">
      <w:pPr>
        <w:pStyle w:val="Normal1"/>
      </w:pPr>
      <w:r>
        <w:t xml:space="preserve">Теперь давайте кинем на поверхность </w:t>
      </w:r>
      <w:r>
        <w:rPr>
          <w:lang w:val="en-US"/>
        </w:rPr>
        <w:t>WrapPanel</w:t>
      </w:r>
      <w:r w:rsidRPr="00CF5935">
        <w:t xml:space="preserve"> </w:t>
      </w:r>
      <w:r>
        <w:t xml:space="preserve">несколько любых контролов. </w:t>
      </w:r>
      <w:r w:rsidR="002461D5">
        <w:t>Посмотрите,</w:t>
      </w:r>
      <w:r>
        <w:t xml:space="preserve"> как они удобно сами ложатся рядышком друг с другом. </w:t>
      </w:r>
    </w:p>
    <w:p w:rsidR="00CF5935" w:rsidRDefault="00CF5935" w:rsidP="00160CF7">
      <w:pPr>
        <w:pStyle w:val="Normal1"/>
      </w:pPr>
      <w:r>
        <w:rPr>
          <w:noProof/>
        </w:rPr>
        <w:drawing>
          <wp:inline distT="0" distB="0" distL="0" distR="0">
            <wp:extent cx="1870040" cy="1095980"/>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1869912" cy="1095905"/>
                    </a:xfrm>
                    <a:prstGeom prst="rect">
                      <a:avLst/>
                    </a:prstGeom>
                    <a:noFill/>
                    <a:ln w="9525">
                      <a:noFill/>
                      <a:miter lim="800000"/>
                      <a:headEnd/>
                      <a:tailEnd/>
                    </a:ln>
                  </pic:spPr>
                </pic:pic>
              </a:graphicData>
            </a:graphic>
          </wp:inline>
        </w:drawing>
      </w:r>
    </w:p>
    <w:p w:rsidR="00CF5935" w:rsidRDefault="00CF5935" w:rsidP="00160CF7">
      <w:pPr>
        <w:pStyle w:val="Normal1"/>
      </w:pPr>
      <w:r>
        <w:lastRenderedPageBreak/>
        <w:t>Если мы растягиваем окно делаем его шире, то и контролы растягиваются в одну линию. Если мы сжимаем окно по длине, то и контролы как бы перемещаются влево.</w:t>
      </w:r>
    </w:p>
    <w:p w:rsidR="00CF5935" w:rsidRDefault="00CF5935" w:rsidP="00160CF7">
      <w:pPr>
        <w:pStyle w:val="Normal1"/>
      </w:pPr>
      <w:r>
        <w:rPr>
          <w:noProof/>
        </w:rPr>
        <w:drawing>
          <wp:inline distT="0" distB="0" distL="0" distR="0">
            <wp:extent cx="1126462" cy="1682123"/>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1127525" cy="1683710"/>
                    </a:xfrm>
                    <a:prstGeom prst="rect">
                      <a:avLst/>
                    </a:prstGeom>
                    <a:noFill/>
                    <a:ln w="9525">
                      <a:noFill/>
                      <a:miter lim="800000"/>
                      <a:headEnd/>
                      <a:tailEnd/>
                    </a:ln>
                  </pic:spPr>
                </pic:pic>
              </a:graphicData>
            </a:graphic>
          </wp:inline>
        </w:drawing>
      </w:r>
    </w:p>
    <w:p w:rsidR="00CF5935" w:rsidRDefault="00A121AB" w:rsidP="00160CF7">
      <w:pPr>
        <w:pStyle w:val="Normal1"/>
      </w:pPr>
      <w:r>
        <w:t>Интересное свойство у этой панели, но не совсем подходит для наших задач.</w:t>
      </w:r>
    </w:p>
    <w:p w:rsidR="00A121AB" w:rsidRPr="00A121AB" w:rsidRDefault="00A121AB" w:rsidP="00160CF7">
      <w:pPr>
        <w:pStyle w:val="Normal1"/>
      </w:pPr>
      <w:r>
        <w:t xml:space="preserve">Рассмотрим </w:t>
      </w:r>
      <w:r>
        <w:rPr>
          <w:lang w:val="en-US"/>
        </w:rPr>
        <w:t>StackPanel</w:t>
      </w:r>
      <w:r w:rsidRPr="00A121AB">
        <w:t>.</w:t>
      </w:r>
    </w:p>
    <w:p w:rsidR="00A121AB" w:rsidRDefault="00A121AB" w:rsidP="00160CF7">
      <w:pPr>
        <w:pStyle w:val="Normal1"/>
      </w:pPr>
      <w:r>
        <w:t xml:space="preserve">Давайте удалим </w:t>
      </w:r>
      <w:r>
        <w:rPr>
          <w:lang w:val="en-US"/>
        </w:rPr>
        <w:t>WrapPanel</w:t>
      </w:r>
      <w:r w:rsidRPr="00A121AB">
        <w:t xml:space="preserve"> </w:t>
      </w:r>
      <w:r>
        <w:t xml:space="preserve">и все контролы находящиеся на ней. И разместим </w:t>
      </w:r>
      <w:r>
        <w:rPr>
          <w:lang w:val="en-US"/>
        </w:rPr>
        <w:t>StackPanel</w:t>
      </w:r>
      <w:r w:rsidRPr="00A121AB">
        <w:t xml:space="preserve"> </w:t>
      </w:r>
      <w:r>
        <w:t xml:space="preserve">на нашей форме. </w:t>
      </w:r>
    </w:p>
    <w:p w:rsidR="00A121AB" w:rsidRPr="008F3AB0" w:rsidRDefault="00A121AB" w:rsidP="00160CF7">
      <w:pPr>
        <w:pStyle w:val="Normal1"/>
      </w:pPr>
      <w:r>
        <w:t xml:space="preserve">Если мы посмотрим на свойства </w:t>
      </w:r>
      <w:r>
        <w:rPr>
          <w:lang w:val="en-US"/>
        </w:rPr>
        <w:t>StackPanel</w:t>
      </w:r>
      <w:r>
        <w:t xml:space="preserve"> и заглянем в категорию </w:t>
      </w:r>
      <w:r>
        <w:rPr>
          <w:lang w:val="en-US"/>
        </w:rPr>
        <w:t>Layout</w:t>
      </w:r>
      <w:r>
        <w:t xml:space="preserve">, то увидим там свойство </w:t>
      </w:r>
      <w:r>
        <w:rPr>
          <w:lang w:val="en-US"/>
        </w:rPr>
        <w:t>Orientation</w:t>
      </w:r>
    </w:p>
    <w:p w:rsidR="00A121AB" w:rsidRDefault="00A121AB" w:rsidP="00160CF7">
      <w:pPr>
        <w:pStyle w:val="Normal1"/>
        <w:rPr>
          <w:lang w:val="en-US"/>
        </w:rPr>
      </w:pPr>
      <w:r>
        <w:rPr>
          <w:noProof/>
        </w:rPr>
        <w:drawing>
          <wp:inline distT="0" distB="0" distL="0" distR="0">
            <wp:extent cx="1849944" cy="657534"/>
            <wp:effectExtent l="19050" t="0" r="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1850256" cy="657645"/>
                    </a:xfrm>
                    <a:prstGeom prst="rect">
                      <a:avLst/>
                    </a:prstGeom>
                    <a:noFill/>
                    <a:ln w="9525">
                      <a:noFill/>
                      <a:miter lim="800000"/>
                      <a:headEnd/>
                      <a:tailEnd/>
                    </a:ln>
                  </pic:spPr>
                </pic:pic>
              </a:graphicData>
            </a:graphic>
          </wp:inline>
        </w:drawing>
      </w:r>
    </w:p>
    <w:p w:rsidR="00A121AB" w:rsidRDefault="00A121AB" w:rsidP="00160CF7">
      <w:pPr>
        <w:pStyle w:val="Normal1"/>
      </w:pPr>
      <w:r>
        <w:t xml:space="preserve">У меня по умолчанию стоит </w:t>
      </w:r>
      <w:r>
        <w:rPr>
          <w:lang w:val="en-US"/>
        </w:rPr>
        <w:t>Vertical</w:t>
      </w:r>
      <w:r w:rsidRPr="00A121AB">
        <w:t xml:space="preserve">. </w:t>
      </w:r>
      <w:r>
        <w:t>Давайте кинем, так же как и в прошлый раз несколько различных контролов на панель.</w:t>
      </w:r>
    </w:p>
    <w:p w:rsidR="00A121AB" w:rsidRDefault="00A121AB" w:rsidP="00160CF7">
      <w:pPr>
        <w:pStyle w:val="Normal1"/>
      </w:pPr>
      <w:r>
        <w:t>Посмотрите, как они аккуратно ложатся сверху вниз. Теперь</w:t>
      </w:r>
      <w:r w:rsidRPr="00A121AB">
        <w:rPr>
          <w:lang w:val="en-US"/>
        </w:rPr>
        <w:t xml:space="preserve"> </w:t>
      </w:r>
      <w:r>
        <w:t>поменяйте</w:t>
      </w:r>
      <w:r w:rsidRPr="00A121AB">
        <w:rPr>
          <w:lang w:val="en-US"/>
        </w:rPr>
        <w:t xml:space="preserve"> </w:t>
      </w:r>
      <w:r>
        <w:rPr>
          <w:lang w:val="en-US"/>
        </w:rPr>
        <w:t xml:space="preserve">Orientation </w:t>
      </w:r>
      <w:r>
        <w:t>с</w:t>
      </w:r>
      <w:r w:rsidRPr="00A121AB">
        <w:rPr>
          <w:lang w:val="en-US"/>
        </w:rPr>
        <w:t xml:space="preserve"> </w:t>
      </w:r>
      <w:r>
        <w:rPr>
          <w:lang w:val="en-US"/>
        </w:rPr>
        <w:t xml:space="preserve">Vertical </w:t>
      </w:r>
      <w:r>
        <w:t>на</w:t>
      </w:r>
      <w:r w:rsidRPr="00A121AB">
        <w:rPr>
          <w:lang w:val="en-US"/>
        </w:rPr>
        <w:t xml:space="preserve"> </w:t>
      </w:r>
      <w:r>
        <w:rPr>
          <w:lang w:val="en-US"/>
        </w:rPr>
        <w:t xml:space="preserve">Horizontal. </w:t>
      </w:r>
      <w:r>
        <w:t xml:space="preserve">Теперь контролы аккуратно размещаются слева направо. </w:t>
      </w:r>
    </w:p>
    <w:p w:rsidR="00A121AB" w:rsidRDefault="00A121AB" w:rsidP="00160CF7">
      <w:pPr>
        <w:pStyle w:val="Normal1"/>
      </w:pPr>
      <w:r>
        <w:rPr>
          <w:noProof/>
        </w:rPr>
        <w:drawing>
          <wp:inline distT="0" distB="0" distL="0" distR="0">
            <wp:extent cx="4854401" cy="1620480"/>
            <wp:effectExtent l="19050" t="0" r="3349"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855120" cy="1620720"/>
                    </a:xfrm>
                    <a:prstGeom prst="rect">
                      <a:avLst/>
                    </a:prstGeom>
                    <a:noFill/>
                    <a:ln w="9525">
                      <a:noFill/>
                      <a:miter lim="800000"/>
                      <a:headEnd/>
                      <a:tailEnd/>
                    </a:ln>
                  </pic:spPr>
                </pic:pic>
              </a:graphicData>
            </a:graphic>
          </wp:inline>
        </w:drawing>
      </w:r>
    </w:p>
    <w:p w:rsidR="00E05BA5" w:rsidRPr="008F3AB0" w:rsidRDefault="002461D5" w:rsidP="00160CF7">
      <w:pPr>
        <w:pStyle w:val="Normal1"/>
      </w:pPr>
      <w:r>
        <w:t xml:space="preserve">Теперь запустите приложение и с вертикальной и с горизонтальной ориентацией, посмотрите что происходит. </w:t>
      </w:r>
    </w:p>
    <w:p w:rsidR="00A121AB" w:rsidRDefault="002461D5" w:rsidP="00160CF7">
      <w:pPr>
        <w:pStyle w:val="Normal1"/>
      </w:pPr>
      <w:proofErr w:type="gramStart"/>
      <w:r>
        <w:rPr>
          <w:lang w:val="en-US"/>
        </w:rPr>
        <w:t>StackPanel</w:t>
      </w:r>
      <w:r w:rsidRPr="002461D5">
        <w:t xml:space="preserve"> </w:t>
      </w:r>
      <w:r>
        <w:t>удобно использовать, когда нам нужно аккуратно разместить несколько контролов подряд, либо слева направо, либо сверху вниз.</w:t>
      </w:r>
      <w:proofErr w:type="gramEnd"/>
      <w:r>
        <w:t xml:space="preserve"> </w:t>
      </w:r>
    </w:p>
    <w:p w:rsidR="002461D5" w:rsidRDefault="002461D5" w:rsidP="00160CF7">
      <w:pPr>
        <w:pStyle w:val="Normal1"/>
      </w:pPr>
      <w:r>
        <w:t xml:space="preserve">Причем некоторые панели можно использовать не только как основные, но и как вспомогательные. Например, если в качестве основной панели использовать </w:t>
      </w:r>
      <w:r>
        <w:rPr>
          <w:lang w:val="en-US"/>
        </w:rPr>
        <w:t>Grid</w:t>
      </w:r>
      <w:r>
        <w:t xml:space="preserve">, то одну из панелей (например </w:t>
      </w:r>
      <w:r>
        <w:rPr>
          <w:lang w:val="en-US"/>
        </w:rPr>
        <w:t>StackPanel</w:t>
      </w:r>
      <w:r w:rsidRPr="002461D5">
        <w:t xml:space="preserve">) </w:t>
      </w:r>
      <w:r>
        <w:t xml:space="preserve">можно разместить на той части </w:t>
      </w:r>
      <w:r>
        <w:rPr>
          <w:lang w:val="en-US"/>
        </w:rPr>
        <w:t>Grid</w:t>
      </w:r>
      <w:r>
        <w:t>, где мы бы хотели разместить контролы определенным образом.</w:t>
      </w:r>
    </w:p>
    <w:p w:rsidR="002461D5" w:rsidRPr="002461D5" w:rsidRDefault="002461D5" w:rsidP="00160CF7">
      <w:pPr>
        <w:pStyle w:val="Normal1"/>
      </w:pPr>
      <w:r>
        <w:t xml:space="preserve">Рассмотрим </w:t>
      </w:r>
      <w:r>
        <w:rPr>
          <w:lang w:val="en-US"/>
        </w:rPr>
        <w:t>DockPanel</w:t>
      </w:r>
      <w:r w:rsidRPr="002461D5">
        <w:t>.</w:t>
      </w:r>
    </w:p>
    <w:p w:rsidR="00BC07B1" w:rsidRPr="00095C8F" w:rsidRDefault="002461D5" w:rsidP="00BC07B1">
      <w:pPr>
        <w:pStyle w:val="Normal1"/>
        <w:spacing w:before="0" w:after="0" w:line="142" w:lineRule="atLeast"/>
        <w:rPr>
          <w:rFonts w:ascii="Segoe UI" w:hAnsi="Segoe UI" w:cs="Segoe UI"/>
          <w:color w:val="2A2A2A"/>
          <w:sz w:val="10"/>
          <w:szCs w:val="10"/>
        </w:rPr>
      </w:pPr>
      <w:r>
        <w:t xml:space="preserve">Точно также удаляем </w:t>
      </w:r>
      <w:r>
        <w:rPr>
          <w:lang w:val="en-US"/>
        </w:rPr>
        <w:t>StackPanel</w:t>
      </w:r>
      <w:r w:rsidRPr="002461D5">
        <w:t xml:space="preserve"> </w:t>
      </w:r>
      <w:r>
        <w:t xml:space="preserve">и все контролы на ней. Размещаем </w:t>
      </w:r>
      <w:r>
        <w:rPr>
          <w:lang w:val="en-US"/>
        </w:rPr>
        <w:t>DockPanel</w:t>
      </w:r>
      <w:r w:rsidRPr="002461D5">
        <w:t xml:space="preserve"> </w:t>
      </w:r>
      <w:r>
        <w:t xml:space="preserve">в качестве основной панели. </w:t>
      </w:r>
      <w:proofErr w:type="gramStart"/>
      <w:r w:rsidR="00BC07B1">
        <w:rPr>
          <w:lang w:val="en-US"/>
        </w:rPr>
        <w:t>DockPanel</w:t>
      </w:r>
      <w:r w:rsidR="00BC07B1">
        <w:t>, о</w:t>
      </w:r>
      <w:r w:rsidR="00BC07B1" w:rsidRPr="00095C8F">
        <w:t>пределяет область, внутри которой можно упорядочить дочерние элементы по горизонтали или по вертикали</w:t>
      </w:r>
      <w:r w:rsidR="00BC07B1">
        <w:t>,</w:t>
      </w:r>
      <w:r w:rsidR="00BC07B1" w:rsidRPr="00095C8F">
        <w:t xml:space="preserve"> друг относительно друга.</w:t>
      </w:r>
      <w:proofErr w:type="gramEnd"/>
    </w:p>
    <w:p w:rsidR="002461D5" w:rsidRPr="00BC07B1" w:rsidRDefault="002461D5" w:rsidP="00160CF7">
      <w:pPr>
        <w:pStyle w:val="Normal1"/>
      </w:pPr>
    </w:p>
    <w:p w:rsidR="002461D5" w:rsidRDefault="00BC07B1" w:rsidP="00160CF7">
      <w:pPr>
        <w:pStyle w:val="Normal1"/>
      </w:pPr>
      <w:r>
        <w:t xml:space="preserve">Посмотрите на свойства панели категорию </w:t>
      </w:r>
      <w:r>
        <w:rPr>
          <w:lang w:val="en-US"/>
        </w:rPr>
        <w:t>Layout</w:t>
      </w:r>
      <w:r w:rsidRPr="00BC07B1">
        <w:t xml:space="preserve">. </w:t>
      </w:r>
    </w:p>
    <w:p w:rsidR="00BC07B1" w:rsidRDefault="00BC07B1" w:rsidP="00160CF7">
      <w:pPr>
        <w:pStyle w:val="Normal1"/>
      </w:pPr>
      <w:r>
        <w:rPr>
          <w:noProof/>
        </w:rPr>
        <w:drawing>
          <wp:inline distT="0" distB="0" distL="0" distR="0">
            <wp:extent cx="2146370" cy="966989"/>
            <wp:effectExtent l="19050" t="0" r="6280" b="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2146203" cy="966914"/>
                    </a:xfrm>
                    <a:prstGeom prst="rect">
                      <a:avLst/>
                    </a:prstGeom>
                    <a:noFill/>
                    <a:ln w="9525">
                      <a:noFill/>
                      <a:miter lim="800000"/>
                      <a:headEnd/>
                      <a:tailEnd/>
                    </a:ln>
                  </pic:spPr>
                </pic:pic>
              </a:graphicData>
            </a:graphic>
          </wp:inline>
        </w:drawing>
      </w:r>
    </w:p>
    <w:p w:rsidR="00BC07B1" w:rsidRDefault="00BC07B1" w:rsidP="00160CF7">
      <w:pPr>
        <w:pStyle w:val="Normal1"/>
      </w:pPr>
      <w:r>
        <w:lastRenderedPageBreak/>
        <w:t xml:space="preserve">Появилось свойство </w:t>
      </w:r>
      <w:r>
        <w:rPr>
          <w:lang w:val="en-US"/>
        </w:rPr>
        <w:t>LastChildFill</w:t>
      </w:r>
      <w:r w:rsidRPr="00BC07B1">
        <w:t xml:space="preserve">. </w:t>
      </w:r>
      <w:r>
        <w:t xml:space="preserve">То есть если мы выберем галочкой это свойство, то последний контрол который мы разместим на панели, заполнит всё оставшееся место. </w:t>
      </w:r>
    </w:p>
    <w:p w:rsidR="00BC07B1" w:rsidRPr="00382944" w:rsidRDefault="00BC07B1" w:rsidP="00160CF7">
      <w:pPr>
        <w:pStyle w:val="Normal1"/>
      </w:pPr>
      <w:r>
        <w:t xml:space="preserve">Давайте </w:t>
      </w:r>
      <w:r w:rsidR="00E05BA5">
        <w:t>поместим</w:t>
      </w:r>
      <w:r>
        <w:t xml:space="preserve"> меню контрол на нашей форме. Кинем его на </w:t>
      </w:r>
      <w:r>
        <w:rPr>
          <w:lang w:val="en-US"/>
        </w:rPr>
        <w:t>DockPanel</w:t>
      </w:r>
      <w:r w:rsidRPr="00BC07B1">
        <w:t xml:space="preserve"> </w:t>
      </w:r>
      <w:r>
        <w:t xml:space="preserve">и увидим, как он заполнил всю поверхность формы. </w:t>
      </w:r>
      <w:r w:rsidR="00382944">
        <w:t xml:space="preserve">Нам не нужно такоё большое меню. Поэтому идем в свойства меню в категорию </w:t>
      </w:r>
      <w:r w:rsidR="00382944">
        <w:rPr>
          <w:lang w:val="en-US"/>
        </w:rPr>
        <w:t>Layout</w:t>
      </w:r>
      <w:r w:rsidR="00382944" w:rsidRPr="00382944">
        <w:t xml:space="preserve">. </w:t>
      </w:r>
    </w:p>
    <w:p w:rsidR="00382944" w:rsidRPr="008F3AB0" w:rsidRDefault="00382944" w:rsidP="00160CF7">
      <w:pPr>
        <w:pStyle w:val="Normal1"/>
      </w:pPr>
      <w:r>
        <w:t xml:space="preserve">Свойство </w:t>
      </w:r>
      <w:r>
        <w:rPr>
          <w:lang w:val="en-US"/>
        </w:rPr>
        <w:t>Width</w:t>
      </w:r>
      <w:r>
        <w:t xml:space="preserve">, если оно у вас не </w:t>
      </w:r>
      <w:r>
        <w:rPr>
          <w:lang w:val="en-US"/>
        </w:rPr>
        <w:t>Auto</w:t>
      </w:r>
      <w:r w:rsidRPr="00382944">
        <w:t xml:space="preserve"> </w:t>
      </w:r>
      <w:r>
        <w:t xml:space="preserve">делаем </w:t>
      </w:r>
      <w:r>
        <w:rPr>
          <w:lang w:val="en-US"/>
        </w:rPr>
        <w:t>Reset</w:t>
      </w:r>
      <w:r w:rsidRPr="00382944">
        <w:t xml:space="preserve">. </w:t>
      </w:r>
    </w:p>
    <w:p w:rsidR="00382944" w:rsidRDefault="00382944" w:rsidP="00160CF7">
      <w:pPr>
        <w:pStyle w:val="Normal1"/>
      </w:pPr>
      <w:r>
        <w:t xml:space="preserve">Свойство </w:t>
      </w:r>
      <w:r>
        <w:rPr>
          <w:lang w:val="en-US"/>
        </w:rPr>
        <w:t>Height</w:t>
      </w:r>
      <w:r w:rsidRPr="00382944">
        <w:t xml:space="preserve"> </w:t>
      </w:r>
      <w:r>
        <w:t xml:space="preserve">определяет высоту менюшки, так как по высоте я никогда не видел, что бы меню меняло свои размеры, оно не может быть </w:t>
      </w:r>
      <w:r>
        <w:rPr>
          <w:lang w:val="en-US"/>
        </w:rPr>
        <w:t>Auto</w:t>
      </w:r>
      <w:r>
        <w:t>, поэтому устанавливаем его 25.</w:t>
      </w:r>
    </w:p>
    <w:p w:rsidR="00382944" w:rsidRPr="00382944" w:rsidRDefault="00382944" w:rsidP="00160CF7">
      <w:pPr>
        <w:pStyle w:val="Normal1"/>
      </w:pPr>
      <w:r>
        <w:t xml:space="preserve">Появилось свойство </w:t>
      </w:r>
      <w:r>
        <w:rPr>
          <w:lang w:val="en-US"/>
        </w:rPr>
        <w:t>Dock</w:t>
      </w:r>
      <w:r>
        <w:t xml:space="preserve">, выбираем </w:t>
      </w:r>
      <w:r>
        <w:rPr>
          <w:lang w:val="en-US"/>
        </w:rPr>
        <w:t>Top</w:t>
      </w:r>
      <w:r w:rsidRPr="00382944">
        <w:t>.</w:t>
      </w:r>
    </w:p>
    <w:p w:rsidR="00382944" w:rsidRDefault="00382944" w:rsidP="00160CF7">
      <w:pPr>
        <w:pStyle w:val="Normal1"/>
      </w:pPr>
      <w:proofErr w:type="gramStart"/>
      <w:r>
        <w:rPr>
          <w:lang w:val="en-US"/>
        </w:rPr>
        <w:t>HorizontalAlignment</w:t>
      </w:r>
      <w:r w:rsidR="00E05BA5">
        <w:t>,</w:t>
      </w:r>
      <w:r w:rsidRPr="00382944">
        <w:t xml:space="preserve"> </w:t>
      </w:r>
      <w:r>
        <w:t>делаем растянутым по всей ширине.</w:t>
      </w:r>
      <w:proofErr w:type="gramEnd"/>
    </w:p>
    <w:p w:rsidR="00382944" w:rsidRPr="00382944" w:rsidRDefault="00382944" w:rsidP="00160CF7">
      <w:pPr>
        <w:pStyle w:val="Normal1"/>
      </w:pPr>
      <w:proofErr w:type="gramStart"/>
      <w:r>
        <w:rPr>
          <w:lang w:val="en-US"/>
        </w:rPr>
        <w:t>VerticalAlignment</w:t>
      </w:r>
      <w:r w:rsidR="00E05BA5">
        <w:t>,</w:t>
      </w:r>
      <w:r w:rsidRPr="00382944">
        <w:t xml:space="preserve"> </w:t>
      </w:r>
      <w:r>
        <w:t xml:space="preserve">делаем </w:t>
      </w:r>
      <w:r>
        <w:rPr>
          <w:lang w:val="en-US"/>
        </w:rPr>
        <w:t>Top</w:t>
      </w:r>
      <w:r w:rsidRPr="00382944">
        <w:t>.</w:t>
      </w:r>
      <w:proofErr w:type="gramEnd"/>
    </w:p>
    <w:p w:rsidR="00382944" w:rsidRPr="00382944" w:rsidRDefault="00382944" w:rsidP="00160CF7">
      <w:pPr>
        <w:pStyle w:val="Normal1"/>
      </w:pPr>
      <w:proofErr w:type="gramStart"/>
      <w:r>
        <w:rPr>
          <w:lang w:val="en-US"/>
        </w:rPr>
        <w:t>Margin</w:t>
      </w:r>
      <w:r>
        <w:t xml:space="preserve">, если значения отличны от 0, то делаем </w:t>
      </w:r>
      <w:r>
        <w:rPr>
          <w:lang w:val="en-US"/>
        </w:rPr>
        <w:t>Reset</w:t>
      </w:r>
      <w:r w:rsidRPr="00382944">
        <w:t>.</w:t>
      </w:r>
      <w:proofErr w:type="gramEnd"/>
    </w:p>
    <w:p w:rsidR="00382944" w:rsidRDefault="00382944" w:rsidP="00160CF7">
      <w:pPr>
        <w:pStyle w:val="Normal1"/>
        <w:rPr>
          <w:lang w:val="en-US"/>
        </w:rPr>
      </w:pPr>
      <w:r>
        <w:rPr>
          <w:noProof/>
        </w:rPr>
        <w:drawing>
          <wp:inline distT="0" distB="0" distL="0" distR="0">
            <wp:extent cx="2126273" cy="1461125"/>
            <wp:effectExtent l="19050" t="0" r="7327" b="0"/>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a:stretch>
                      <a:fillRect/>
                    </a:stretch>
                  </pic:blipFill>
                  <pic:spPr bwMode="auto">
                    <a:xfrm>
                      <a:off x="0" y="0"/>
                      <a:ext cx="2126455" cy="1461250"/>
                    </a:xfrm>
                    <a:prstGeom prst="rect">
                      <a:avLst/>
                    </a:prstGeom>
                    <a:noFill/>
                    <a:ln w="9525">
                      <a:noFill/>
                      <a:miter lim="800000"/>
                      <a:headEnd/>
                      <a:tailEnd/>
                    </a:ln>
                  </pic:spPr>
                </pic:pic>
              </a:graphicData>
            </a:graphic>
          </wp:inline>
        </w:drawing>
      </w:r>
    </w:p>
    <w:p w:rsidR="00382944" w:rsidRDefault="00382944" w:rsidP="00160CF7">
      <w:pPr>
        <w:pStyle w:val="Normal1"/>
      </w:pPr>
      <w:r>
        <w:t xml:space="preserve">Теперь добавляем на нашу форму </w:t>
      </w:r>
      <w:r>
        <w:rPr>
          <w:lang w:val="en-US"/>
        </w:rPr>
        <w:t>TabControl</w:t>
      </w:r>
      <w:r>
        <w:t>, нам надо, что бы он заполнил всё оставшееся место на наше</w:t>
      </w:r>
      <w:del w:id="81" w:author="Сергей" w:date="2017-08-17T20:49:00Z">
        <w:r w:rsidDel="00F169C3">
          <w:delText>м</w:delText>
        </w:r>
      </w:del>
      <w:ins w:id="82" w:author="Сергей" w:date="2017-08-17T20:49:00Z">
        <w:r w:rsidR="00F169C3">
          <w:t>й</w:t>
        </w:r>
      </w:ins>
      <w:r>
        <w:t xml:space="preserve"> </w:t>
      </w:r>
      <w:del w:id="83" w:author="Сергей" w:date="2017-08-17T20:49:00Z">
        <w:r w:rsidDel="00F169C3">
          <w:delText>приложении</w:delText>
        </w:r>
      </w:del>
      <w:ins w:id="84" w:author="Сергей" w:date="2017-08-17T20:49:00Z">
        <w:r w:rsidR="00F169C3">
          <w:t>форме</w:t>
        </w:r>
      </w:ins>
      <w:r>
        <w:t>. Идем в свойства</w:t>
      </w:r>
    </w:p>
    <w:p w:rsidR="00382944" w:rsidRPr="00382944" w:rsidRDefault="00382944" w:rsidP="00160CF7">
      <w:pPr>
        <w:pStyle w:val="Normal1"/>
      </w:pPr>
      <w:r>
        <w:t xml:space="preserve">Свойствам </w:t>
      </w:r>
      <w:r>
        <w:rPr>
          <w:lang w:val="en-US"/>
        </w:rPr>
        <w:t>Width</w:t>
      </w:r>
      <w:r w:rsidRPr="00382944">
        <w:t xml:space="preserve"> </w:t>
      </w:r>
      <w:r>
        <w:t xml:space="preserve">и </w:t>
      </w:r>
      <w:r>
        <w:rPr>
          <w:lang w:val="en-US"/>
        </w:rPr>
        <w:t>Height</w:t>
      </w:r>
      <w:r w:rsidRPr="00382944">
        <w:t xml:space="preserve"> </w:t>
      </w:r>
      <w:r>
        <w:t xml:space="preserve">делаем </w:t>
      </w:r>
      <w:r>
        <w:rPr>
          <w:lang w:val="en-US"/>
        </w:rPr>
        <w:t>Reset</w:t>
      </w:r>
      <w:r>
        <w:t xml:space="preserve">, что бы они были </w:t>
      </w:r>
      <w:r>
        <w:rPr>
          <w:lang w:val="en-US"/>
        </w:rPr>
        <w:t>Auto</w:t>
      </w:r>
      <w:r w:rsidRPr="00382944">
        <w:t>.</w:t>
      </w:r>
    </w:p>
    <w:p w:rsidR="00382944" w:rsidRPr="008F3AB0" w:rsidRDefault="00382944" w:rsidP="00160CF7">
      <w:pPr>
        <w:pStyle w:val="Normal1"/>
      </w:pPr>
      <w:r>
        <w:t xml:space="preserve">К сожалению, у свойства </w:t>
      </w:r>
      <w:r>
        <w:rPr>
          <w:lang w:val="en-US"/>
        </w:rPr>
        <w:t>Dock</w:t>
      </w:r>
      <w:r>
        <w:t xml:space="preserve">, нет значения </w:t>
      </w:r>
      <w:r>
        <w:rPr>
          <w:lang w:val="en-US"/>
        </w:rPr>
        <w:t>Fill</w:t>
      </w:r>
      <w:r>
        <w:t xml:space="preserve">, как это было в </w:t>
      </w:r>
      <w:r>
        <w:rPr>
          <w:lang w:val="en-US"/>
        </w:rPr>
        <w:t>Windows</w:t>
      </w:r>
      <w:r w:rsidRPr="00382944">
        <w:t xml:space="preserve"> </w:t>
      </w:r>
      <w:r>
        <w:rPr>
          <w:lang w:val="en-US"/>
        </w:rPr>
        <w:t>Forms</w:t>
      </w:r>
      <w:r w:rsidRPr="00382944">
        <w:t xml:space="preserve">. </w:t>
      </w:r>
      <w:r>
        <w:t xml:space="preserve">Вместо </w:t>
      </w:r>
      <w:r>
        <w:rPr>
          <w:lang w:val="en-US"/>
        </w:rPr>
        <w:t>Fill</w:t>
      </w:r>
      <w:r w:rsidRPr="00382944">
        <w:t xml:space="preserve"> </w:t>
      </w:r>
      <w:r>
        <w:t xml:space="preserve">у панели </w:t>
      </w:r>
      <w:r>
        <w:rPr>
          <w:lang w:val="en-US"/>
        </w:rPr>
        <w:t>DockPanel</w:t>
      </w:r>
      <w:r w:rsidRPr="00382944">
        <w:t xml:space="preserve"> </w:t>
      </w:r>
      <w:r>
        <w:t xml:space="preserve">есть свойство </w:t>
      </w:r>
      <w:r>
        <w:rPr>
          <w:lang w:val="en-US"/>
        </w:rPr>
        <w:t>LastChildFill</w:t>
      </w:r>
      <w:r>
        <w:t xml:space="preserve">. Так что, у свойства </w:t>
      </w:r>
      <w:r>
        <w:rPr>
          <w:lang w:val="en-US"/>
        </w:rPr>
        <w:t>Dock</w:t>
      </w:r>
      <w:r w:rsidRPr="00382944">
        <w:t xml:space="preserve"> </w:t>
      </w:r>
      <w:r>
        <w:t xml:space="preserve">просто выбераем </w:t>
      </w:r>
      <w:r>
        <w:rPr>
          <w:lang w:val="en-US"/>
        </w:rPr>
        <w:t>Top</w:t>
      </w:r>
      <w:r w:rsidRPr="00382944">
        <w:t xml:space="preserve">. </w:t>
      </w:r>
    </w:p>
    <w:p w:rsidR="00382944" w:rsidRDefault="00382944" w:rsidP="00160CF7">
      <w:pPr>
        <w:pStyle w:val="Normal1"/>
      </w:pPr>
      <w:r>
        <w:t>У</w:t>
      </w:r>
      <w:r w:rsidRPr="00382944">
        <w:t xml:space="preserve"> </w:t>
      </w:r>
      <w:r>
        <w:t>свойств</w:t>
      </w:r>
      <w:r w:rsidRPr="00382944">
        <w:t xml:space="preserve"> </w:t>
      </w:r>
      <w:r>
        <w:rPr>
          <w:lang w:val="en-US"/>
        </w:rPr>
        <w:t>HorizontalAlignment</w:t>
      </w:r>
      <w:r w:rsidRPr="00382944">
        <w:t xml:space="preserve"> </w:t>
      </w:r>
      <w:r>
        <w:t>и</w:t>
      </w:r>
      <w:r w:rsidRPr="00382944">
        <w:t xml:space="preserve"> </w:t>
      </w:r>
      <w:r>
        <w:rPr>
          <w:lang w:val="en-US"/>
        </w:rPr>
        <w:t>VerticalAlignment</w:t>
      </w:r>
      <w:r w:rsidRPr="00382944">
        <w:t xml:space="preserve"> </w:t>
      </w:r>
      <w:r>
        <w:t>выбираем</w:t>
      </w:r>
      <w:r w:rsidRPr="00382944">
        <w:t xml:space="preserve"> </w:t>
      </w:r>
      <w:r>
        <w:rPr>
          <w:lang w:val="en-US"/>
        </w:rPr>
        <w:t>Stretch</w:t>
      </w:r>
      <w:r w:rsidRPr="00382944">
        <w:t xml:space="preserve">, </w:t>
      </w:r>
      <w:r>
        <w:t>то</w:t>
      </w:r>
      <w:r w:rsidRPr="00382944">
        <w:t xml:space="preserve"> </w:t>
      </w:r>
      <w:r>
        <w:t>есть</w:t>
      </w:r>
      <w:r w:rsidRPr="00382944">
        <w:t xml:space="preserve"> </w:t>
      </w:r>
      <w:r>
        <w:t xml:space="preserve">крайнее справа свойство, означающее, что контрол будет, растянут по максимальной длине и ширине. </w:t>
      </w:r>
    </w:p>
    <w:p w:rsidR="00382944" w:rsidRPr="00E05BA5" w:rsidRDefault="00E05BA5" w:rsidP="00160CF7">
      <w:pPr>
        <w:pStyle w:val="Normal1"/>
      </w:pPr>
      <w:r>
        <w:t xml:space="preserve">Свойству </w:t>
      </w:r>
      <w:r>
        <w:rPr>
          <w:lang w:val="en-US"/>
        </w:rPr>
        <w:t>Margin</w:t>
      </w:r>
      <w:r>
        <w:t xml:space="preserve">, если там не все нули, делаем </w:t>
      </w:r>
      <w:r>
        <w:rPr>
          <w:lang w:val="en-US"/>
        </w:rPr>
        <w:t>Reset</w:t>
      </w:r>
      <w:r w:rsidRPr="00E05BA5">
        <w:t>.</w:t>
      </w:r>
    </w:p>
    <w:p w:rsidR="00E05BA5" w:rsidRPr="00E05BA5" w:rsidRDefault="00E05BA5" w:rsidP="00160CF7">
      <w:pPr>
        <w:pStyle w:val="Normal1"/>
      </w:pPr>
      <w:r>
        <w:rPr>
          <w:noProof/>
        </w:rPr>
        <w:drawing>
          <wp:inline distT="0" distB="0" distL="0" distR="0">
            <wp:extent cx="1759508" cy="1198082"/>
            <wp:effectExtent l="1905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1759280" cy="1197927"/>
                    </a:xfrm>
                    <a:prstGeom prst="rect">
                      <a:avLst/>
                    </a:prstGeom>
                    <a:noFill/>
                    <a:ln w="9525">
                      <a:noFill/>
                      <a:miter lim="800000"/>
                      <a:headEnd/>
                      <a:tailEnd/>
                    </a:ln>
                  </pic:spPr>
                </pic:pic>
              </a:graphicData>
            </a:graphic>
          </wp:inline>
        </w:drawing>
      </w:r>
    </w:p>
    <w:p w:rsidR="00C37870" w:rsidRDefault="00E05BA5" w:rsidP="005B4C95">
      <w:pPr>
        <w:pStyle w:val="Normal1"/>
      </w:pPr>
      <w:r>
        <w:t xml:space="preserve">Теперь запустите и посмотрите, как выглядит окно нашего приложения. Именно </w:t>
      </w:r>
      <w:r>
        <w:rPr>
          <w:lang w:val="en-US"/>
        </w:rPr>
        <w:t>DockPanel</w:t>
      </w:r>
      <w:r w:rsidRPr="00E05BA5">
        <w:t xml:space="preserve"> </w:t>
      </w:r>
      <w:r>
        <w:t xml:space="preserve">мы и будем использовать в качестве основной панели. </w:t>
      </w:r>
    </w:p>
    <w:p w:rsidR="00E05BA5" w:rsidRDefault="00E05BA5" w:rsidP="005B4C95">
      <w:pPr>
        <w:pStyle w:val="Normal1"/>
      </w:pPr>
    </w:p>
    <w:p w:rsidR="00E05BA5" w:rsidRDefault="00E05BA5" w:rsidP="005B4C95">
      <w:pPr>
        <w:pStyle w:val="Normal1"/>
      </w:pPr>
    </w:p>
    <w:p w:rsidR="00E05BA5" w:rsidRDefault="00E05BA5" w:rsidP="00E05BA5">
      <w:pPr>
        <w:pStyle w:val="Heading1"/>
      </w:pPr>
    </w:p>
    <w:p w:rsidR="00E05BA5" w:rsidRDefault="00E05BA5" w:rsidP="00E05BA5">
      <w:pPr>
        <w:pStyle w:val="Heading1"/>
      </w:pPr>
      <w:bookmarkStart w:id="85" w:name="_Toc467090871"/>
      <w:r w:rsidRPr="009336D2">
        <w:t>Итог</w:t>
      </w:r>
      <w:r>
        <w:t>.</w:t>
      </w:r>
      <w:bookmarkEnd w:id="85"/>
    </w:p>
    <w:p w:rsidR="00E05BA5" w:rsidRDefault="00E05BA5" w:rsidP="00E05BA5">
      <w:pPr>
        <w:pStyle w:val="Normal1"/>
      </w:pPr>
      <w:r>
        <w:t>Подошел к концу сегодняшний урок. Сегодня мы выполнили много интересных задач.</w:t>
      </w:r>
    </w:p>
    <w:p w:rsidR="00E05BA5" w:rsidRPr="008F3AB0" w:rsidRDefault="00E05BA5" w:rsidP="00E05BA5">
      <w:pPr>
        <w:pStyle w:val="Normal1"/>
        <w:numPr>
          <w:ilvl w:val="0"/>
          <w:numId w:val="18"/>
        </w:numPr>
      </w:pPr>
      <w:r>
        <w:t xml:space="preserve">Проверили возможность рассылки писем средствами </w:t>
      </w:r>
      <w:r>
        <w:rPr>
          <w:lang w:val="en-US"/>
        </w:rPr>
        <w:t>C</w:t>
      </w:r>
      <w:r w:rsidRPr="00E05BA5">
        <w:t xml:space="preserve">#. </w:t>
      </w:r>
    </w:p>
    <w:p w:rsidR="00E05BA5" w:rsidRDefault="00E05BA5" w:rsidP="00E05BA5">
      <w:pPr>
        <w:pStyle w:val="Normal1"/>
        <w:numPr>
          <w:ilvl w:val="0"/>
          <w:numId w:val="18"/>
        </w:numPr>
        <w:rPr>
          <w:lang w:val="en-US"/>
        </w:rPr>
      </w:pPr>
      <w:r>
        <w:t xml:space="preserve">Познакомились с технологией </w:t>
      </w:r>
      <w:r>
        <w:rPr>
          <w:lang w:val="en-US"/>
        </w:rPr>
        <w:t>WPF</w:t>
      </w:r>
      <w:r>
        <w:t xml:space="preserve">, </w:t>
      </w:r>
    </w:p>
    <w:p w:rsidR="00E05BA5" w:rsidRPr="00E05BA5" w:rsidRDefault="00E05BA5" w:rsidP="00E05BA5">
      <w:pPr>
        <w:pStyle w:val="Normal1"/>
        <w:numPr>
          <w:ilvl w:val="0"/>
          <w:numId w:val="18"/>
        </w:numPr>
      </w:pPr>
      <w:r>
        <w:t xml:space="preserve">сравнили технологию </w:t>
      </w:r>
      <w:r>
        <w:rPr>
          <w:lang w:val="en-US"/>
        </w:rPr>
        <w:t>WPF</w:t>
      </w:r>
      <w:r w:rsidRPr="00E05BA5">
        <w:t xml:space="preserve"> </w:t>
      </w:r>
      <w:r>
        <w:t xml:space="preserve">с </w:t>
      </w:r>
      <w:r>
        <w:rPr>
          <w:lang w:val="en-US"/>
        </w:rPr>
        <w:t>Windows</w:t>
      </w:r>
      <w:r w:rsidRPr="00E05BA5">
        <w:t xml:space="preserve"> </w:t>
      </w:r>
      <w:r>
        <w:rPr>
          <w:lang w:val="en-US"/>
        </w:rPr>
        <w:t>Forms</w:t>
      </w:r>
      <w:r w:rsidRPr="00E05BA5">
        <w:t xml:space="preserve">. </w:t>
      </w:r>
    </w:p>
    <w:p w:rsidR="00E05BA5" w:rsidRDefault="00E05BA5" w:rsidP="00E05BA5">
      <w:pPr>
        <w:pStyle w:val="Normal1"/>
        <w:numPr>
          <w:ilvl w:val="0"/>
          <w:numId w:val="18"/>
        </w:numPr>
      </w:pPr>
      <w:r>
        <w:t>Ознакомились с порядком действий, при разработке нового программного продукта</w:t>
      </w:r>
    </w:p>
    <w:p w:rsidR="00E05BA5" w:rsidRDefault="00E05BA5" w:rsidP="00E05BA5">
      <w:pPr>
        <w:pStyle w:val="Normal1"/>
        <w:numPr>
          <w:ilvl w:val="0"/>
          <w:numId w:val="18"/>
        </w:numPr>
      </w:pPr>
      <w:r>
        <w:t>Начали работу над прототипом нашего приложения «Рассыльщик»</w:t>
      </w:r>
    </w:p>
    <w:p w:rsidR="00EA7636" w:rsidRDefault="00EA7636" w:rsidP="00EA7636">
      <w:pPr>
        <w:pStyle w:val="Normal1"/>
      </w:pPr>
    </w:p>
    <w:p w:rsidR="00EA7636" w:rsidRDefault="00EA7636" w:rsidP="00EA7636">
      <w:pPr>
        <w:pStyle w:val="Normal1"/>
      </w:pPr>
    </w:p>
    <w:p w:rsidR="00EA7636" w:rsidRDefault="00EA7636" w:rsidP="00EA7636">
      <w:pPr>
        <w:pStyle w:val="Heading1"/>
      </w:pPr>
    </w:p>
    <w:p w:rsidR="00EA7636" w:rsidRPr="009336D2" w:rsidRDefault="00EA7636" w:rsidP="009336D2">
      <w:pPr>
        <w:pStyle w:val="Heading1"/>
      </w:pPr>
      <w:bookmarkStart w:id="86" w:name="_Toc467090872"/>
      <w:r w:rsidRPr="009336D2">
        <w:t>Домашнее задание.</w:t>
      </w:r>
      <w:bookmarkEnd w:id="86"/>
    </w:p>
    <w:p w:rsidR="00EA7636" w:rsidRDefault="008F3AB0" w:rsidP="008F3AB0">
      <w:pPr>
        <w:pStyle w:val="Normal1"/>
        <w:numPr>
          <w:ilvl w:val="0"/>
          <w:numId w:val="19"/>
        </w:numPr>
      </w:pPr>
      <w:r>
        <w:t xml:space="preserve">Посмотрите внимательно на наше приложение, при помощи которого мы тестировали возможность отправлять электронные письма и начали изучать </w:t>
      </w:r>
      <w:r>
        <w:rPr>
          <w:lang w:val="en-US"/>
        </w:rPr>
        <w:t>WPF</w:t>
      </w:r>
      <w:r w:rsidRPr="008F3AB0">
        <w:t xml:space="preserve">. </w:t>
      </w:r>
      <w:r>
        <w:t xml:space="preserve">Посмотрите внимательно на код. В коде есть несколько моментов, которые простительны для теста, но не простительны для серьёзного приложения. </w:t>
      </w:r>
    </w:p>
    <w:p w:rsidR="008F3AB0" w:rsidRPr="0032462F" w:rsidRDefault="008F3AB0" w:rsidP="008F3AB0">
      <w:pPr>
        <w:pStyle w:val="Normal1"/>
        <w:numPr>
          <w:ilvl w:val="1"/>
          <w:numId w:val="19"/>
        </w:numPr>
      </w:pPr>
      <w:r>
        <w:t xml:space="preserve">Первый момент это жестко заданные переменные в коде. Например, </w:t>
      </w:r>
      <w:r w:rsidRPr="00550D95">
        <w:rPr>
          <w:noProof/>
          <w:color w:val="0000FF"/>
          <w:lang w:val="en-US"/>
        </w:rPr>
        <w:t>new</w:t>
      </w:r>
      <w:r w:rsidRPr="008F3AB0">
        <w:rPr>
          <w:noProof/>
        </w:rPr>
        <w:t xml:space="preserve"> </w:t>
      </w:r>
      <w:r w:rsidRPr="00550D95">
        <w:rPr>
          <w:noProof/>
          <w:color w:val="2B91AF"/>
          <w:lang w:val="en-US"/>
        </w:rPr>
        <w:t>SmtpClient</w:t>
      </w:r>
      <w:r w:rsidRPr="008F3AB0">
        <w:rPr>
          <w:noProof/>
        </w:rPr>
        <w:t>(</w:t>
      </w:r>
      <w:r w:rsidRPr="008F3AB0">
        <w:rPr>
          <w:noProof/>
          <w:color w:val="A31515"/>
        </w:rPr>
        <w:t>"</w:t>
      </w:r>
      <w:r w:rsidRPr="00550D95">
        <w:rPr>
          <w:noProof/>
          <w:color w:val="A31515"/>
          <w:lang w:val="en-US"/>
        </w:rPr>
        <w:t>smtp</w:t>
      </w:r>
      <w:r w:rsidRPr="008F3AB0">
        <w:rPr>
          <w:noProof/>
          <w:color w:val="A31515"/>
        </w:rPr>
        <w:t>.</w:t>
      </w:r>
      <w:r w:rsidRPr="00550D95">
        <w:rPr>
          <w:noProof/>
          <w:color w:val="A31515"/>
          <w:lang w:val="en-US"/>
        </w:rPr>
        <w:t>yandex</w:t>
      </w:r>
      <w:r w:rsidRPr="008F3AB0">
        <w:rPr>
          <w:noProof/>
          <w:color w:val="A31515"/>
        </w:rPr>
        <w:t>.</w:t>
      </w:r>
      <w:r w:rsidRPr="00550D95">
        <w:rPr>
          <w:noProof/>
          <w:color w:val="A31515"/>
          <w:lang w:val="en-US"/>
        </w:rPr>
        <w:t>ru</w:t>
      </w:r>
      <w:r w:rsidRPr="008F3AB0">
        <w:rPr>
          <w:noProof/>
          <w:color w:val="A31515"/>
        </w:rPr>
        <w:t>"</w:t>
      </w:r>
      <w:r w:rsidRPr="008F3AB0">
        <w:rPr>
          <w:noProof/>
        </w:rPr>
        <w:t>, 25)</w:t>
      </w:r>
      <w:r>
        <w:rPr>
          <w:noProof/>
        </w:rPr>
        <w:t xml:space="preserve">, в этой строке две жестко заданные переменные это </w:t>
      </w:r>
      <w:r w:rsidRPr="008F3AB0">
        <w:rPr>
          <w:noProof/>
          <w:color w:val="A31515"/>
        </w:rPr>
        <w:t>"</w:t>
      </w:r>
      <w:r w:rsidRPr="00550D95">
        <w:rPr>
          <w:noProof/>
          <w:color w:val="A31515"/>
          <w:lang w:val="en-US"/>
        </w:rPr>
        <w:t>smtp</w:t>
      </w:r>
      <w:r w:rsidRPr="008F3AB0">
        <w:rPr>
          <w:noProof/>
          <w:color w:val="A31515"/>
        </w:rPr>
        <w:t>.</w:t>
      </w:r>
      <w:r w:rsidRPr="00550D95">
        <w:rPr>
          <w:noProof/>
          <w:color w:val="A31515"/>
          <w:lang w:val="en-US"/>
        </w:rPr>
        <w:t>yandex</w:t>
      </w:r>
      <w:r w:rsidRPr="008F3AB0">
        <w:rPr>
          <w:noProof/>
          <w:color w:val="A31515"/>
        </w:rPr>
        <w:t>.</w:t>
      </w:r>
      <w:r w:rsidRPr="00550D95">
        <w:rPr>
          <w:noProof/>
          <w:color w:val="A31515"/>
          <w:lang w:val="en-US"/>
        </w:rPr>
        <w:t>ru</w:t>
      </w:r>
      <w:r w:rsidRPr="008F3AB0">
        <w:rPr>
          <w:noProof/>
          <w:color w:val="A31515"/>
        </w:rPr>
        <w:t>"</w:t>
      </w:r>
      <w:r>
        <w:rPr>
          <w:noProof/>
        </w:rPr>
        <w:t xml:space="preserve"> – </w:t>
      </w:r>
      <w:r>
        <w:rPr>
          <w:noProof/>
          <w:lang w:val="en-US"/>
        </w:rPr>
        <w:t>smtp</w:t>
      </w:r>
      <w:r w:rsidRPr="008F3AB0">
        <w:rPr>
          <w:noProof/>
        </w:rPr>
        <w:t xml:space="preserve"> </w:t>
      </w:r>
      <w:r>
        <w:rPr>
          <w:noProof/>
        </w:rPr>
        <w:t xml:space="preserve">сервер и 25 – порт для этого сервера. В коде много и других жестко заданных переменных, адреса почтовых ящиков, тексты писем, тексты ошибок и др. </w:t>
      </w:r>
      <w:r w:rsidRPr="0032462F">
        <w:rPr>
          <w:b/>
          <w:i/>
          <w:noProof/>
        </w:rPr>
        <w:t xml:space="preserve">Теперь непосредственно задание, добавить в проект </w:t>
      </w:r>
      <w:r w:rsidRPr="0032462F">
        <w:rPr>
          <w:b/>
          <w:i/>
          <w:noProof/>
          <w:lang w:val="en-US"/>
        </w:rPr>
        <w:t>WpfTestMailSender</w:t>
      </w:r>
      <w:r w:rsidRPr="0032462F">
        <w:rPr>
          <w:b/>
          <w:i/>
          <w:noProof/>
        </w:rPr>
        <w:t xml:space="preserve"> </w:t>
      </w:r>
      <w:ins w:id="87" w:author="Сергей" w:date="2017-08-17T20:55:00Z">
        <w:r w:rsidR="00907E5B">
          <w:rPr>
            <w:b/>
            <w:i/>
            <w:noProof/>
          </w:rPr>
          <w:t>возможность чтения парметров из конфигурационного файла</w:t>
        </w:r>
        <w:r w:rsidR="00907E5B" w:rsidRPr="0032462F">
          <w:rPr>
            <w:b/>
            <w:i/>
            <w:noProof/>
          </w:rPr>
          <w:t>.</w:t>
        </w:r>
      </w:ins>
      <w:del w:id="88" w:author="Сергей" w:date="2017-08-17T20:55:00Z">
        <w:r w:rsidRPr="0032462F" w:rsidDel="00907E5B">
          <w:rPr>
            <w:b/>
            <w:i/>
            <w:noProof/>
            <w:lang w:val="en-US"/>
          </w:rPr>
          <w:delText>public</w:delText>
        </w:r>
        <w:r w:rsidRPr="0032462F" w:rsidDel="00907E5B">
          <w:rPr>
            <w:b/>
            <w:i/>
            <w:noProof/>
          </w:rPr>
          <w:delText xml:space="preserve"> </w:delText>
        </w:r>
        <w:r w:rsidRPr="0032462F" w:rsidDel="00907E5B">
          <w:rPr>
            <w:b/>
            <w:i/>
            <w:noProof/>
            <w:lang w:val="en-US"/>
          </w:rPr>
          <w:delText>static</w:delText>
        </w:r>
        <w:r w:rsidRPr="0032462F" w:rsidDel="00907E5B">
          <w:rPr>
            <w:b/>
            <w:i/>
            <w:noProof/>
          </w:rPr>
          <w:delText xml:space="preserve"> </w:delText>
        </w:r>
        <w:r w:rsidRPr="0032462F" w:rsidDel="00907E5B">
          <w:rPr>
            <w:b/>
            <w:i/>
            <w:noProof/>
            <w:lang w:val="en-US"/>
          </w:rPr>
          <w:delText>clas</w:delText>
        </w:r>
        <w:r w:rsidR="0032462F" w:rsidRPr="0032462F" w:rsidDel="00907E5B">
          <w:rPr>
            <w:b/>
            <w:i/>
            <w:noProof/>
            <w:lang w:val="en-US"/>
          </w:rPr>
          <w:delText>s</w:delText>
        </w:r>
        <w:r w:rsidR="0032462F" w:rsidRPr="0032462F" w:rsidDel="00907E5B">
          <w:rPr>
            <w:b/>
            <w:i/>
            <w:noProof/>
          </w:rPr>
          <w:delText>, без конструктора и методов. Определить в этом классе статические переменные</w:delText>
        </w:r>
        <w:r w:rsidR="0032462F" w:rsidDel="00907E5B">
          <w:rPr>
            <w:b/>
            <w:i/>
            <w:noProof/>
          </w:rPr>
          <w:delText xml:space="preserve"> и задать им значения</w:delText>
        </w:r>
      </w:del>
      <w:r w:rsidR="0032462F" w:rsidRPr="0032462F">
        <w:rPr>
          <w:b/>
          <w:i/>
          <w:noProof/>
        </w:rPr>
        <w:t>. В коде использовать эти переменные вместо жестко заданных.</w:t>
      </w:r>
    </w:p>
    <w:p w:rsidR="0032462F" w:rsidRPr="00566545" w:rsidRDefault="0032462F" w:rsidP="0032462F">
      <w:pPr>
        <w:pStyle w:val="Normal1"/>
        <w:numPr>
          <w:ilvl w:val="1"/>
          <w:numId w:val="19"/>
        </w:numPr>
      </w:pPr>
      <w:r>
        <w:rPr>
          <w:noProof/>
        </w:rPr>
        <w:t>Второй момент, который также простителен для тестовой программки и не желателен для более или менее серьезного приложения. Код, который описывает форму и код который занимается непосредственно рассылкой, содержится в одном классе.</w:t>
      </w:r>
      <w:r>
        <w:t xml:space="preserve"> </w:t>
      </w:r>
      <w:r>
        <w:rPr>
          <w:b/>
          <w:i/>
        </w:rPr>
        <w:t xml:space="preserve">Теперь непосредственно задание, добавить к проекту </w:t>
      </w:r>
      <w:r>
        <w:rPr>
          <w:b/>
          <w:i/>
          <w:lang w:val="en-US"/>
        </w:rPr>
        <w:t>WpfTestMailSender</w:t>
      </w:r>
      <w:r w:rsidRPr="0032462F">
        <w:rPr>
          <w:b/>
          <w:i/>
        </w:rPr>
        <w:t xml:space="preserve"> </w:t>
      </w:r>
      <w:r>
        <w:rPr>
          <w:b/>
          <w:i/>
          <w:lang w:val="en-US"/>
        </w:rPr>
        <w:t>public</w:t>
      </w:r>
      <w:r w:rsidRPr="0032462F">
        <w:rPr>
          <w:b/>
          <w:i/>
        </w:rPr>
        <w:t xml:space="preserve"> </w:t>
      </w:r>
      <w:r>
        <w:rPr>
          <w:b/>
          <w:i/>
          <w:lang w:val="en-US"/>
        </w:rPr>
        <w:t>class</w:t>
      </w:r>
      <w:r>
        <w:rPr>
          <w:b/>
          <w:i/>
        </w:rPr>
        <w:t>,</w:t>
      </w:r>
      <w:r w:rsidRPr="0032462F">
        <w:rPr>
          <w:b/>
          <w:i/>
        </w:rPr>
        <w:t xml:space="preserve"> </w:t>
      </w:r>
      <w:r>
        <w:rPr>
          <w:b/>
          <w:i/>
        </w:rPr>
        <w:t xml:space="preserve">назвать его, </w:t>
      </w:r>
      <w:r w:rsidRPr="0032462F">
        <w:rPr>
          <w:b/>
          <w:i/>
        </w:rPr>
        <w:t>например EmailSendServiceClas</w:t>
      </w:r>
      <w:r>
        <w:rPr>
          <w:b/>
          <w:i/>
          <w:lang w:val="en-US"/>
        </w:rPr>
        <w:t>s</w:t>
      </w:r>
      <w:r w:rsidRPr="0032462F">
        <w:rPr>
          <w:b/>
          <w:i/>
        </w:rPr>
        <w:t xml:space="preserve"> с конструктором</w:t>
      </w:r>
      <w:r>
        <w:rPr>
          <w:b/>
          <w:i/>
        </w:rPr>
        <w:t>.</w:t>
      </w:r>
      <w:r w:rsidRPr="0032462F">
        <w:rPr>
          <w:b/>
          <w:i/>
        </w:rPr>
        <w:t xml:space="preserve"> </w:t>
      </w:r>
      <w:r>
        <w:rPr>
          <w:b/>
          <w:i/>
        </w:rPr>
        <w:t>Создать в этом классе</w:t>
      </w:r>
      <w:r w:rsidRPr="0032462F">
        <w:rPr>
          <w:b/>
          <w:i/>
        </w:rPr>
        <w:t xml:space="preserve"> метод</w:t>
      </w:r>
      <w:r w:rsidR="00614CFA">
        <w:rPr>
          <w:b/>
          <w:i/>
        </w:rPr>
        <w:t>ы (или метод), которые</w:t>
      </w:r>
      <w:r w:rsidRPr="0032462F">
        <w:rPr>
          <w:b/>
          <w:i/>
        </w:rPr>
        <w:t xml:space="preserve"> буд</w:t>
      </w:r>
      <w:r w:rsidR="00614CFA">
        <w:rPr>
          <w:b/>
          <w:i/>
        </w:rPr>
        <w:t>у</w:t>
      </w:r>
      <w:r w:rsidRPr="0032462F">
        <w:rPr>
          <w:b/>
          <w:i/>
        </w:rPr>
        <w:t xml:space="preserve">т заниматься непосредственно рассылкой писем. </w:t>
      </w:r>
      <w:r w:rsidR="00614CFA">
        <w:rPr>
          <w:b/>
          <w:i/>
        </w:rPr>
        <w:t xml:space="preserve">Причём класс надо создать таким образом, что бы его можно было легко перенести в другой проект. </w:t>
      </w:r>
    </w:p>
    <w:p w:rsidR="00566545" w:rsidRPr="008F3AB0" w:rsidRDefault="00566545" w:rsidP="0032462F">
      <w:pPr>
        <w:pStyle w:val="Normal1"/>
        <w:numPr>
          <w:ilvl w:val="1"/>
          <w:numId w:val="19"/>
        </w:numPr>
      </w:pPr>
      <w:r>
        <w:t xml:space="preserve">В коде присутствует </w:t>
      </w:r>
      <w:r>
        <w:rPr>
          <w:lang w:val="en-US"/>
        </w:rPr>
        <w:t>MessageBox</w:t>
      </w:r>
      <w:r w:rsidRPr="00566545">
        <w:t xml:space="preserve"> </w:t>
      </w:r>
      <w:r>
        <w:t xml:space="preserve">с выводом ошибки, в случае невозможности отправить письма. В принципе, </w:t>
      </w:r>
      <w:r>
        <w:rPr>
          <w:lang w:val="en-US"/>
        </w:rPr>
        <w:t>MessabeBox</w:t>
      </w:r>
      <w:r w:rsidRPr="00566545">
        <w:t xml:space="preserve"> </w:t>
      </w:r>
      <w:r>
        <w:t>это не криминал и даже в серьезных проектах они присутствуют,</w:t>
      </w:r>
      <w:r w:rsidR="0062289E">
        <w:t xml:space="preserve"> но всё-</w:t>
      </w:r>
      <w:r>
        <w:t xml:space="preserve">таки, окно </w:t>
      </w:r>
      <w:r w:rsidR="0062289E">
        <w:t>со</w:t>
      </w:r>
      <w:r>
        <w:t xml:space="preserve"> своим стилем выглядит лучше. </w:t>
      </w:r>
      <w:r w:rsidR="0062289E">
        <w:rPr>
          <w:b/>
          <w:i/>
        </w:rPr>
        <w:t>Теперь непосредственно задание, по аналогии с формой, которая выводит сообщение «Работа завершена» создайте ещё одну для вывода текста ошибки, цвет текста ошибки пусть будет красным. Также добавьте кнопку «ОК» которая будет закрывать форму.</w:t>
      </w:r>
    </w:p>
    <w:p w:rsidR="008F3AB0" w:rsidRPr="0062289E" w:rsidRDefault="0062289E" w:rsidP="008F3AB0">
      <w:pPr>
        <w:pStyle w:val="Normal1"/>
        <w:numPr>
          <w:ilvl w:val="0"/>
          <w:numId w:val="19"/>
        </w:numPr>
      </w:pPr>
      <w:r>
        <w:t xml:space="preserve">Теперь задание на укрепление знаний технологии </w:t>
      </w:r>
      <w:r>
        <w:rPr>
          <w:lang w:val="en-US"/>
        </w:rPr>
        <w:t>WPF</w:t>
      </w:r>
      <w:r w:rsidRPr="0062289E">
        <w:t>.</w:t>
      </w:r>
    </w:p>
    <w:p w:rsidR="00807D8A" w:rsidRPr="00807D8A" w:rsidRDefault="0062289E" w:rsidP="00807D8A">
      <w:pPr>
        <w:pStyle w:val="Normal1"/>
        <w:numPr>
          <w:ilvl w:val="1"/>
          <w:numId w:val="19"/>
        </w:numPr>
      </w:pPr>
      <w:r w:rsidRPr="00807D8A">
        <w:rPr>
          <w:b/>
          <w:i/>
        </w:rPr>
        <w:t xml:space="preserve">Добавьте на главное окно тестового проекта </w:t>
      </w:r>
      <w:r w:rsidRPr="00807D8A">
        <w:rPr>
          <w:b/>
          <w:i/>
          <w:noProof/>
          <w:lang w:val="en-US"/>
        </w:rPr>
        <w:t>WpfTestMailSender</w:t>
      </w:r>
      <w:r w:rsidRPr="00807D8A">
        <w:rPr>
          <w:b/>
          <w:i/>
          <w:noProof/>
        </w:rPr>
        <w:t xml:space="preserve">, в любое место формы два контрола </w:t>
      </w:r>
      <w:r w:rsidRPr="00807D8A">
        <w:rPr>
          <w:b/>
          <w:i/>
          <w:noProof/>
          <w:lang w:val="en-US"/>
        </w:rPr>
        <w:t>TextBox</w:t>
      </w:r>
      <w:r w:rsidRPr="00807D8A">
        <w:rPr>
          <w:b/>
          <w:i/>
          <w:noProof/>
        </w:rPr>
        <w:t xml:space="preserve">, одно для названия письма, второе для самого текста письма. И сделайте так, что бы название письма и текс письма брались из этих контролов. </w:t>
      </w:r>
    </w:p>
    <w:p w:rsidR="00807D8A" w:rsidRPr="00807D8A" w:rsidRDefault="00807D8A" w:rsidP="00807D8A">
      <w:pPr>
        <w:pStyle w:val="Normal1"/>
        <w:numPr>
          <w:ilvl w:val="1"/>
          <w:numId w:val="19"/>
        </w:numPr>
        <w:rPr>
          <w:b/>
          <w:i/>
        </w:rPr>
      </w:pPr>
      <w:r w:rsidRPr="00807D8A">
        <w:rPr>
          <w:b/>
          <w:i/>
          <w:noProof/>
        </w:rPr>
        <w:t xml:space="preserve">Скачайте </w:t>
      </w:r>
      <w:r w:rsidRPr="00807D8A">
        <w:rPr>
          <w:b/>
          <w:i/>
        </w:rPr>
        <w:t>библиотеку стилей или тем (</w:t>
      </w:r>
      <w:r w:rsidRPr="00807D8A">
        <w:rPr>
          <w:b/>
          <w:i/>
          <w:lang w:val="en-US"/>
        </w:rPr>
        <w:t>theme</w:t>
      </w:r>
      <w:r w:rsidRPr="00807D8A">
        <w:rPr>
          <w:b/>
          <w:i/>
        </w:rPr>
        <w:t xml:space="preserve">) с сайта </w:t>
      </w:r>
      <w:hyperlink r:id="rId64" w:history="1">
        <w:r w:rsidRPr="00266187">
          <w:rPr>
            <w:rStyle w:val="Hyperlink"/>
            <w:b/>
            <w:i/>
          </w:rPr>
          <w:t>http://wpfthemes.codeplex</w:t>
        </w:r>
      </w:hyperlink>
      <w:r w:rsidRPr="00807D8A">
        <w:rPr>
          <w:b/>
          <w:i/>
        </w:rPr>
        <w:t>.</w:t>
      </w:r>
      <w:r>
        <w:rPr>
          <w:b/>
          <w:i/>
        </w:rPr>
        <w:t xml:space="preserve"> Как описано в главе </w:t>
      </w:r>
      <w:r>
        <w:t xml:space="preserve">Изменение стиля приложения </w:t>
      </w:r>
      <w:r w:rsidRPr="00807D8A">
        <w:rPr>
          <w:lang w:val="en-US"/>
        </w:rPr>
        <w:t>WPF</w:t>
      </w:r>
      <w:r w:rsidRPr="006E1FB5">
        <w:t>.</w:t>
      </w:r>
      <w:r>
        <w:t xml:space="preserve"> </w:t>
      </w:r>
      <w:r w:rsidRPr="00807D8A">
        <w:rPr>
          <w:b/>
          <w:i/>
        </w:rPr>
        <w:t>Выберете любой стиль по своему усмотрению</w:t>
      </w:r>
      <w:r>
        <w:rPr>
          <w:b/>
          <w:i/>
        </w:rPr>
        <w:t xml:space="preserve"> и замените стиль, сделайте так же, как было описано на нашем уроке. </w:t>
      </w:r>
    </w:p>
    <w:p w:rsidR="00807D8A" w:rsidRDefault="00807D8A" w:rsidP="00807D8A">
      <w:pPr>
        <w:pStyle w:val="Normal1"/>
        <w:numPr>
          <w:ilvl w:val="1"/>
          <w:numId w:val="19"/>
        </w:numPr>
        <w:rPr>
          <w:b/>
          <w:i/>
        </w:rPr>
      </w:pPr>
      <w:r>
        <w:rPr>
          <w:b/>
          <w:i/>
        </w:rPr>
        <w:t xml:space="preserve">Поиграйтесь с контролами тестового приложения </w:t>
      </w:r>
      <w:r w:rsidRPr="00807D8A">
        <w:rPr>
          <w:b/>
          <w:i/>
          <w:noProof/>
          <w:lang w:val="en-US"/>
        </w:rPr>
        <w:t>WpfTestMailSender</w:t>
      </w:r>
      <w:r>
        <w:rPr>
          <w:b/>
          <w:i/>
          <w:noProof/>
        </w:rPr>
        <w:t xml:space="preserve">, поменяйте им свойства, поразмещайте в разных местах окна. Поменяйте основную панель </w:t>
      </w:r>
      <w:r>
        <w:rPr>
          <w:b/>
          <w:i/>
          <w:noProof/>
          <w:lang w:val="en-US"/>
        </w:rPr>
        <w:t>Grid</w:t>
      </w:r>
      <w:r w:rsidRPr="00807D8A">
        <w:rPr>
          <w:b/>
          <w:i/>
          <w:noProof/>
        </w:rPr>
        <w:t xml:space="preserve"> </w:t>
      </w:r>
      <w:r>
        <w:rPr>
          <w:b/>
          <w:i/>
          <w:noProof/>
        </w:rPr>
        <w:t xml:space="preserve">на другие панели, которые мы рассматривали на нашем уроке. </w:t>
      </w:r>
    </w:p>
    <w:p w:rsidR="00807D8A" w:rsidRDefault="00807D8A" w:rsidP="00807D8A">
      <w:pPr>
        <w:pStyle w:val="Normal1"/>
        <w:numPr>
          <w:ilvl w:val="0"/>
          <w:numId w:val="19"/>
        </w:numPr>
        <w:rPr>
          <w:b/>
          <w:i/>
        </w:rPr>
      </w:pPr>
      <w:r>
        <w:rPr>
          <w:b/>
          <w:i/>
          <w:noProof/>
        </w:rPr>
        <w:t xml:space="preserve">Замените название основного окна и класса приложения </w:t>
      </w:r>
      <w:r>
        <w:rPr>
          <w:b/>
          <w:i/>
          <w:noProof/>
          <w:lang w:val="en-US"/>
        </w:rPr>
        <w:t>MailSender</w:t>
      </w:r>
      <w:r w:rsidRPr="00807D8A">
        <w:rPr>
          <w:b/>
          <w:i/>
          <w:noProof/>
        </w:rPr>
        <w:t xml:space="preserve">, </w:t>
      </w:r>
      <w:r>
        <w:rPr>
          <w:b/>
          <w:i/>
          <w:noProof/>
          <w:lang w:val="en-US"/>
        </w:rPr>
        <w:t>MainWindow</w:t>
      </w:r>
      <w:r w:rsidRPr="00807D8A">
        <w:rPr>
          <w:b/>
          <w:i/>
          <w:noProof/>
        </w:rPr>
        <w:t xml:space="preserve"> </w:t>
      </w:r>
      <w:r>
        <w:rPr>
          <w:b/>
          <w:i/>
          <w:noProof/>
        </w:rPr>
        <w:t xml:space="preserve">на </w:t>
      </w:r>
      <w:r>
        <w:rPr>
          <w:b/>
          <w:i/>
          <w:noProof/>
          <w:lang w:val="en-US"/>
        </w:rPr>
        <w:t>WpfMailSender</w:t>
      </w:r>
      <w:r w:rsidRPr="00807D8A">
        <w:rPr>
          <w:b/>
          <w:i/>
          <w:noProof/>
        </w:rPr>
        <w:t xml:space="preserve">, </w:t>
      </w:r>
      <w:r>
        <w:rPr>
          <w:b/>
          <w:i/>
          <w:noProof/>
        </w:rPr>
        <w:t xml:space="preserve">сделайте по аналогии с тем, как мы меняли название главного окна у тестового приложения </w:t>
      </w:r>
      <w:r w:rsidRPr="00807D8A">
        <w:rPr>
          <w:b/>
          <w:i/>
          <w:noProof/>
          <w:lang w:val="en-US"/>
        </w:rPr>
        <w:t>WpfTestMailSender</w:t>
      </w:r>
      <w:r>
        <w:rPr>
          <w:b/>
          <w:i/>
          <w:noProof/>
        </w:rPr>
        <w:t xml:space="preserve"> на нашем уроке. </w:t>
      </w:r>
    </w:p>
    <w:p w:rsidR="00807D8A" w:rsidRPr="00F310E3" w:rsidRDefault="00807D8A" w:rsidP="00807D8A">
      <w:pPr>
        <w:pStyle w:val="Normal1"/>
        <w:ind w:left="1440"/>
        <w:rPr>
          <w:b/>
          <w:i/>
          <w:rPrChange w:id="89" w:author="SVFrolov" w:date="2017-08-17T13:09:00Z">
            <w:rPr>
              <w:b/>
              <w:i/>
              <w:lang w:val="en-US"/>
            </w:rPr>
          </w:rPrChange>
        </w:rPr>
      </w:pPr>
    </w:p>
    <w:p w:rsidR="009336D2" w:rsidRDefault="009336D2" w:rsidP="009336D2">
      <w:pPr>
        <w:pStyle w:val="Heading1"/>
      </w:pPr>
    </w:p>
    <w:p w:rsidR="009336D2" w:rsidRDefault="009336D2" w:rsidP="009336D2">
      <w:pPr>
        <w:pStyle w:val="Heading1"/>
      </w:pPr>
    </w:p>
    <w:p w:rsidR="009336D2" w:rsidRDefault="009336D2" w:rsidP="009336D2">
      <w:pPr>
        <w:pStyle w:val="Heading1"/>
      </w:pPr>
    </w:p>
    <w:p w:rsidR="009336D2" w:rsidRDefault="009336D2" w:rsidP="009336D2">
      <w:pPr>
        <w:pStyle w:val="Heading1"/>
      </w:pPr>
      <w:bookmarkStart w:id="90" w:name="_Toc467090873"/>
      <w:r>
        <w:t>Список использованной литературы</w:t>
      </w:r>
      <w:bookmarkEnd w:id="90"/>
    </w:p>
    <w:p w:rsidR="00066E53" w:rsidRDefault="00066E53" w:rsidP="00066E53">
      <w:pPr>
        <w:pStyle w:val="ListParagraph"/>
        <w:numPr>
          <w:ilvl w:val="0"/>
          <w:numId w:val="21"/>
        </w:numPr>
      </w:pPr>
      <w:r w:rsidRPr="00066E53">
        <w:t>Н. Рандольф, Д. Гарднер, М. Минутилло, К. Андерсон. Visual Studio 2010 для профессионалов</w:t>
      </w:r>
    </w:p>
    <w:p w:rsidR="00066E53" w:rsidRPr="00066E53" w:rsidRDefault="00066E53" w:rsidP="00066E53">
      <w:pPr>
        <w:pStyle w:val="ListParagraph"/>
        <w:numPr>
          <w:ilvl w:val="0"/>
          <w:numId w:val="21"/>
        </w:numPr>
      </w:pPr>
      <w:r>
        <w:rPr>
          <w:lang w:val="en-US"/>
        </w:rPr>
        <w:t>MSDN</w:t>
      </w:r>
    </w:p>
    <w:p w:rsidR="00066E53" w:rsidRDefault="00792896" w:rsidP="00066E53">
      <w:pPr>
        <w:pStyle w:val="ListParagraph"/>
        <w:numPr>
          <w:ilvl w:val="0"/>
          <w:numId w:val="21"/>
        </w:numPr>
      </w:pPr>
      <w:r>
        <w:t xml:space="preserve">Статья «Меню в </w:t>
      </w:r>
      <w:r>
        <w:rPr>
          <w:lang w:val="en-US"/>
        </w:rPr>
        <w:t>WPF</w:t>
      </w:r>
      <w:r>
        <w:t xml:space="preserve">» </w:t>
      </w:r>
      <w:hyperlink r:id="rId65" w:history="1">
        <w:r w:rsidRPr="00783135">
          <w:rPr>
            <w:rStyle w:val="Hyperlink"/>
          </w:rPr>
          <w:t>http://www.c-sharpcorner.com/uploadfile/mahesh/menus-in-wpf/</w:t>
        </w:r>
      </w:hyperlink>
    </w:p>
    <w:p w:rsidR="00792896" w:rsidRDefault="00792896" w:rsidP="00066E53">
      <w:pPr>
        <w:pStyle w:val="ListParagraph"/>
        <w:numPr>
          <w:ilvl w:val="0"/>
          <w:numId w:val="21"/>
        </w:numPr>
      </w:pPr>
      <w:r>
        <w:t xml:space="preserve">Михаил Смирнов «Стандарты и правила оформления кода </w:t>
      </w:r>
      <w:r>
        <w:rPr>
          <w:lang w:val="en-US"/>
        </w:rPr>
        <w:t>C</w:t>
      </w:r>
      <w:r w:rsidRPr="00792896">
        <w:t>#</w:t>
      </w:r>
      <w:r>
        <w:t xml:space="preserve">» </w:t>
      </w:r>
      <w:hyperlink r:id="rId66" w:history="1">
        <w:r w:rsidRPr="00783135">
          <w:rPr>
            <w:rStyle w:val="Hyperlink"/>
          </w:rPr>
          <w:t>http://michaelsmirnov.blogspot.ru/2011/01/c.html</w:t>
        </w:r>
      </w:hyperlink>
    </w:p>
    <w:p w:rsidR="00792896" w:rsidRPr="00066E53" w:rsidRDefault="00792896" w:rsidP="00792896">
      <w:pPr>
        <w:pStyle w:val="ListParagraph"/>
      </w:pPr>
    </w:p>
    <w:p w:rsidR="00066E53" w:rsidRPr="00066E53" w:rsidRDefault="00066E53" w:rsidP="00066E53">
      <w:pPr>
        <w:pStyle w:val="Normal1"/>
      </w:pPr>
    </w:p>
    <w:p w:rsidR="00066E53" w:rsidRPr="00066E53" w:rsidRDefault="00066E53" w:rsidP="00066E53">
      <w:pPr>
        <w:pStyle w:val="Normal1"/>
      </w:pPr>
    </w:p>
    <w:p w:rsidR="00E05BA5" w:rsidRPr="00807D8A" w:rsidRDefault="00E05BA5" w:rsidP="00807D8A">
      <w:pPr>
        <w:pStyle w:val="Normal1"/>
        <w:rPr>
          <w:b/>
          <w:i/>
        </w:rPr>
      </w:pPr>
    </w:p>
    <w:sectPr w:rsidR="00E05BA5" w:rsidRPr="00807D8A" w:rsidSect="00A92103">
      <w:footerReference w:type="default" r:id="rId67"/>
      <w:headerReference w:type="first" r:id="rId68"/>
      <w:pgSz w:w="11906" w:h="16838"/>
      <w:pgMar w:top="1133" w:right="1133" w:bottom="1133" w:left="1133"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1EA" w:rsidRDefault="00EE41EA" w:rsidP="00DB7283">
      <w:r>
        <w:separator/>
      </w:r>
    </w:p>
  </w:endnote>
  <w:endnote w:type="continuationSeparator" w:id="0">
    <w:p w:rsidR="00EE41EA" w:rsidRDefault="00EE41EA" w:rsidP="00DB7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ewBaskervilleC-Roman">
    <w:panose1 w:val="00000000000000000000"/>
    <w:charset w:val="CC"/>
    <w:family w:val="auto"/>
    <w:notTrueType/>
    <w:pitch w:val="default"/>
    <w:sig w:usb0="00000201" w:usb1="00000000" w:usb2="00000000" w:usb3="00000000" w:csb0="00000004" w:csb1="00000000"/>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E5B" w:rsidRDefault="00907E5B" w:rsidP="001B1903">
    <w:pPr>
      <w:pStyle w:val="Normal1"/>
    </w:pPr>
  </w:p>
  <w:p w:rsidR="00907E5B" w:rsidRDefault="00907E5B" w:rsidP="001B1903">
    <w:pPr>
      <w:pStyle w:val="Normal1"/>
    </w:pPr>
    <w:r>
      <w:t>© geekbrains.ru</w:t>
    </w:r>
    <w:r>
      <w:tab/>
    </w:r>
    <w:r>
      <w:tab/>
    </w:r>
    <w:r>
      <w:tab/>
    </w:r>
    <w:r>
      <w:tab/>
    </w:r>
    <w:r>
      <w:tab/>
    </w:r>
    <w:r>
      <w:tab/>
    </w:r>
    <w:r>
      <w:tab/>
    </w:r>
    <w:r>
      <w:tab/>
    </w:r>
    <w:r>
      <w:tab/>
    </w:r>
    <w:r>
      <w:tab/>
    </w:r>
    <w:r>
      <w:tab/>
    </w:r>
    <w:r>
      <w:tab/>
    </w:r>
    <w:r>
      <w:fldChar w:fldCharType="begin"/>
    </w:r>
    <w:r>
      <w:instrText>PAGE</w:instrText>
    </w:r>
    <w:r>
      <w:fldChar w:fldCharType="separate"/>
    </w:r>
    <w:r w:rsidR="00431A2F">
      <w:rPr>
        <w:noProof/>
      </w:rPr>
      <w:t>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1EA" w:rsidRDefault="00EE41EA" w:rsidP="00DB7283">
      <w:r>
        <w:separator/>
      </w:r>
    </w:p>
  </w:footnote>
  <w:footnote w:type="continuationSeparator" w:id="0">
    <w:p w:rsidR="00EE41EA" w:rsidRDefault="00EE41EA" w:rsidP="00DB72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E5B" w:rsidRDefault="00907E5B" w:rsidP="001B1903">
    <w:pPr>
      <w:pStyle w:val="Normal1"/>
    </w:pPr>
    <mc:AlternateContent>
      <mc:Choice Requires="wpg">
        <w:r>
          <w:rPr>
            <w:noProof/>
          </w:rPr>
          <w:drawing>
            <wp:anchor distT="0" distB="0" distL="0" distR="0" simplePos="0" relativeHeight="251658240" behindDoc="1" locked="0" layoutInCell="0" hidden="0" allowOverlap="1">
              <wp:simplePos x="0" y="0"/>
              <wp:positionH relativeFrom="margin">
                <wp:posOffset>-715236</wp:posOffset>
              </wp:positionH>
              <wp:positionV relativeFrom="paragraph">
                <wp:posOffset>-66674</wp:posOffset>
              </wp:positionV>
              <wp:extent cx="7563713" cy="1186834"/>
              <wp:effectExtent l="0" t="0" r="0" b="0"/>
              <wp:wrapSquare wrapText="bothSides" distT="0" distB="0" distL="0" distR="0"/>
              <wp:docPr id="7" name="Rectangle 7"/>
              <wp:cNvGraphicFramePr/>
              <a:graphic xmlns:a="http://schemas.openxmlformats.org/drawingml/2006/main">
                <a:graphicData uri="http://schemas.microsoft.com/office/word/2010/wordprocessingShape">
                  <wps:wsp>
                    <wps:cNvSpPr/>
                    <wps:spPr>
                      <a:xfrm>
                        <a:off x="0" y="0"/>
                        <a:ext cx="9753599" cy="1516200"/>
                      </a:xfrm>
                      <a:prstGeom prst="rect">
                        <a:avLst/>
                      </a:prstGeom>
                      <a:solidFill>
                        <a:srgbClr val="E9EDF4"/>
                      </a:solidFill>
                      <a:ln>
                        <a:noFill/>
                      </a:ln>
                    </wps:spPr>
                    <wps:txbx>
                      <w:txbxContent>
                        <w:p w:rsidR="00907E5B" w:rsidRDefault="00907E5B">
                          <w:pPr>
                            <w:textDirection w:val="btLr"/>
                          </w:pPr>
                        </w:p>
                      </w:txbxContent>
                    </wps:txbx>
                    <wps:bodyPr lIns="91425" tIns="91425" rIns="91425" bIns="91425" anchor="ctr" anchorCtr="0"/>
                  </wps:wsp>
                </a:graphicData>
              </a:graphic>
            </wp:anchor>
          </w:drawing>
        </w:r>
      </mc:Choice>
      <ve:Fallback xmlns:ve="http://schemas.openxmlformats.org/markup-compatibility/2006">
        <w:r>
          <w:rPr>
            <w:noProof/>
          </w:rPr>
          <w:drawing>
            <wp:anchor distT="0" distB="0" distL="0" distR="0" simplePos="0" relativeHeight="251658240" behindDoc="0" locked="0" layoutInCell="0" allowOverlap="1">
              <wp:simplePos x="0" y="0"/>
              <wp:positionH relativeFrom="margin">
                <wp:posOffset>-715236</wp:posOffset>
              </wp:positionH>
              <wp:positionV relativeFrom="paragraph">
                <wp:posOffset>-66674</wp:posOffset>
              </wp:positionV>
              <wp:extent cx="7563713" cy="1186834"/>
              <wp:effectExtent l="0" t="0" r="0" b="0"/>
              <wp:wrapSquare wrapText="bothSides" distT="0" distB="0" distL="0" distR="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7563713" cy="1186834"/>
                      </a:xfrm>
                      <a:prstGeom prst="rect">
                        <a:avLst/>
                      </a:prstGeom>
                      <a:ln/>
                    </pic:spPr>
                  </pic:pic>
                </a:graphicData>
              </a:graphic>
            </wp:anchor>
          </w:drawing>
        </w:r>
      </ve:Fallback>
    </mc:AlternateContent>
    <mc:AlternateContent>
      <mc:Choice Requires="wpg">
        <w:r>
          <w:rPr>
            <w:noProof/>
          </w:rPr>
          <w:drawing>
            <wp:anchor distT="0" distB="0" distL="0" distR="0" simplePos="0" relativeHeight="251659264" behindDoc="1" locked="0" layoutInCell="0" hidden="0" allowOverlap="1">
              <wp:simplePos x="0" y="0"/>
              <wp:positionH relativeFrom="margin">
                <wp:posOffset>-47624</wp:posOffset>
              </wp:positionH>
              <wp:positionV relativeFrom="paragraph">
                <wp:posOffset>485775</wp:posOffset>
              </wp:positionV>
              <wp:extent cx="5505450" cy="1463474"/>
              <wp:effectExtent l="0" t="0" r="0" b="0"/>
              <wp:wrapTopAndBottom distT="0" distB="0"/>
              <wp:docPr id="8" name="Text Box 8"/>
              <wp:cNvGraphicFramePr/>
              <a:graphic xmlns:a="http://schemas.openxmlformats.org/drawingml/2006/main">
                <a:graphicData uri="http://schemas.microsoft.com/office/word/2010/wordprocessingShape">
                  <wps:wsp>
                    <wps:cNvSpPr txBox="1"/>
                    <wps:spPr>
                      <a:xfrm>
                        <a:off x="1304925" y="773250"/>
                        <a:ext cx="4493099" cy="1177799"/>
                      </a:xfrm>
                      <a:prstGeom prst="rect">
                        <a:avLst/>
                      </a:prstGeom>
                      <a:noFill/>
                      <a:ln>
                        <a:noFill/>
                      </a:ln>
                    </wps:spPr>
                    <wps:txbx>
                      <w:txbxContent>
                        <w:p w:rsidR="00907E5B" w:rsidRDefault="00907E5B">
                          <w:pPr>
                            <w:spacing w:line="720" w:lineRule="auto"/>
                            <w:textDirection w:val="btLr"/>
                          </w:pPr>
                          <w:r>
                            <w:rPr>
                              <w:b/>
                              <w:color w:val="4C5D6E"/>
                              <w:sz w:val="24"/>
                            </w:rPr>
                            <w:t>C#. Уровень 2. Продвинутый курс.</w:t>
                          </w:r>
                        </w:p>
                        <w:p w:rsidR="00907E5B" w:rsidRDefault="00907E5B">
                          <w:pPr>
                            <w:textDirection w:val="btLr"/>
                          </w:pPr>
                          <w:r>
                            <w:rPr>
                              <w:color w:val="4C5D6E"/>
                              <w:sz w:val="48"/>
                            </w:rPr>
                            <w:t>Урок 1</w:t>
                          </w:r>
                        </w:p>
                      </w:txbxContent>
                    </wps:txbx>
                    <wps:bodyPr lIns="91425" tIns="91425" rIns="91425" bIns="91425" anchor="t" anchorCtr="0"/>
                  </wps:wsp>
                </a:graphicData>
              </a:graphic>
            </wp:anchor>
          </w:drawing>
        </w:r>
      </mc:Choice>
      <ve:Fallback xmlns:ve="http://schemas.openxmlformats.org/markup-compatibility/2006">
        <w:r>
          <w:rPr>
            <w:noProof/>
          </w:rPr>
          <w:drawing>
            <wp:anchor distT="0" distB="0" distL="0" distR="0" simplePos="0" relativeHeight="251659264" behindDoc="0" locked="0" layoutInCell="0" allowOverlap="1">
              <wp:simplePos x="0" y="0"/>
              <wp:positionH relativeFrom="margin">
                <wp:posOffset>-47624</wp:posOffset>
              </wp:positionH>
              <wp:positionV relativeFrom="paragraph">
                <wp:posOffset>485775</wp:posOffset>
              </wp:positionV>
              <wp:extent cx="5505450" cy="1463474"/>
              <wp:effectExtent l="0" t="0" r="0" b="0"/>
              <wp:wrapTopAndBottom distT="0" dist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5505450" cy="1463474"/>
                      </a:xfrm>
                      <a:prstGeom prst="rect">
                        <a:avLst/>
                      </a:prstGeom>
                      <a:ln/>
                    </pic:spPr>
                  </pic:pic>
                </a:graphicData>
              </a:graphic>
            </wp:anchor>
          </w:drawing>
        </w:r>
      </ve:Fallback>
    </mc:AlternateContent>
    <mc:AlternateContent>
      <mc:Choice Requires="wpg">
        <w:r>
          <w:rPr>
            <w:noProof/>
          </w:rPr>
          <w:drawing>
            <wp:anchor distT="57150" distB="57150" distL="57150" distR="57150" simplePos="0" relativeHeight="251660288" behindDoc="1" locked="0" layoutInCell="0" hidden="0" allowOverlap="1">
              <wp:simplePos x="0" y="0"/>
              <wp:positionH relativeFrom="margin">
                <wp:posOffset>4713150</wp:posOffset>
              </wp:positionH>
              <wp:positionV relativeFrom="paragraph">
                <wp:posOffset>381000</wp:posOffset>
              </wp:positionV>
              <wp:extent cx="1353413" cy="1353413"/>
              <wp:effectExtent l="0" t="0" r="0" b="0"/>
              <wp:wrapTopAndBottom distT="57150" distB="57150"/>
              <wp:docPr id="9" name="Group 9"/>
              <wp:cNvGraphicFramePr/>
              <a:graphic xmlns:a="http://schemas.openxmlformats.org/drawingml/2006/main">
                <a:graphicData uri="http://schemas.microsoft.com/office/word/2010/wordprocessingGroup">
                  <wpg:wgp>
                    <wpg:cNvGrpSpPr/>
                    <wpg:grpSpPr>
                      <a:xfrm>
                        <a:off x="0" y="0"/>
                        <a:ext cx="1353413" cy="1353413"/>
                        <a:chOff x="3486119" y="2219237"/>
                        <a:chExt cx="2876700" cy="2876699"/>
                      </a:xfrm>
                    </wpg:grpSpPr>
                    <pic:pic xmlns:pic="http://schemas.openxmlformats.org/drawingml/2006/picture">
                      <pic:nvPicPr>
                        <pic:cNvPr id="57" name="Shape 4" descr="C#"/>
                        <pic:cNvPicPr preferRelativeResize="0"/>
                      </pic:nvPicPr>
                      <pic:blipFill/>
                      <pic:spPr>
                        <a:xfrm>
                          <a:off x="3486119" y="2219237"/>
                          <a:ext cx="2876700" cy="2876699"/>
                        </a:xfrm>
                        <a:prstGeom prst="rect">
                          <a:avLst/>
                        </a:prstGeom>
                        <a:noFill/>
                        <a:ln>
                          <a:noFill/>
                        </a:ln>
                      </pic:spPr>
                    </pic:pic>
                  </wpg:wgp>
                </a:graphicData>
              </a:graphic>
            </wp:anchor>
          </w:drawing>
        </w:r>
      </mc:Choice>
      <ve:Fallback xmlns:ve="http://schemas.openxmlformats.org/markup-compatibility/2006">
        <w:r>
          <w:rPr>
            <w:noProof/>
          </w:rPr>
          <w:drawing>
            <wp:anchor distT="57150" distB="57150" distL="57150" distR="57150" simplePos="0" relativeHeight="251660288" behindDoc="0" locked="0" layoutInCell="0" allowOverlap="1">
              <wp:simplePos x="0" y="0"/>
              <wp:positionH relativeFrom="margin">
                <wp:posOffset>4713150</wp:posOffset>
              </wp:positionH>
              <wp:positionV relativeFrom="paragraph">
                <wp:posOffset>381000</wp:posOffset>
              </wp:positionV>
              <wp:extent cx="1353413" cy="1353413"/>
              <wp:effectExtent l="0" t="0" r="0" b="0"/>
              <wp:wrapTopAndBottom distT="57150" distB="5715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353413" cy="1353413"/>
                      </a:xfrm>
                      <a:prstGeom prst="rect">
                        <a:avLst/>
                      </a:prstGeom>
                      <a:ln/>
                    </pic:spPr>
                  </pic:pic>
                </a:graphicData>
              </a:graphic>
            </wp:anchor>
          </w:drawing>
        </w:r>
      </ve:Fallback>
    </mc:AlternateConten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BD9"/>
    <w:multiLevelType w:val="hybridMultilevel"/>
    <w:tmpl w:val="11D695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7451083"/>
    <w:multiLevelType w:val="hybridMultilevel"/>
    <w:tmpl w:val="272C4E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131B3182"/>
    <w:multiLevelType w:val="hybridMultilevel"/>
    <w:tmpl w:val="2E3CFAF2"/>
    <w:lvl w:ilvl="0" w:tplc="9C3884B8">
      <w:start w:val="1"/>
      <w:numFmt w:val="bullet"/>
      <w:lvlText w:val="•"/>
      <w:lvlJc w:val="left"/>
      <w:pPr>
        <w:tabs>
          <w:tab w:val="num" w:pos="720"/>
        </w:tabs>
        <w:ind w:left="720" w:hanging="360"/>
      </w:pPr>
      <w:rPr>
        <w:rFonts w:ascii="Arial" w:hAnsi="Arial" w:hint="default"/>
      </w:rPr>
    </w:lvl>
    <w:lvl w:ilvl="1" w:tplc="27E875C8" w:tentative="1">
      <w:start w:val="1"/>
      <w:numFmt w:val="bullet"/>
      <w:lvlText w:val="•"/>
      <w:lvlJc w:val="left"/>
      <w:pPr>
        <w:tabs>
          <w:tab w:val="num" w:pos="1440"/>
        </w:tabs>
        <w:ind w:left="1440" w:hanging="360"/>
      </w:pPr>
      <w:rPr>
        <w:rFonts w:ascii="Arial" w:hAnsi="Arial" w:hint="default"/>
      </w:rPr>
    </w:lvl>
    <w:lvl w:ilvl="2" w:tplc="DC0C3368" w:tentative="1">
      <w:start w:val="1"/>
      <w:numFmt w:val="bullet"/>
      <w:lvlText w:val="•"/>
      <w:lvlJc w:val="left"/>
      <w:pPr>
        <w:tabs>
          <w:tab w:val="num" w:pos="2160"/>
        </w:tabs>
        <w:ind w:left="2160" w:hanging="360"/>
      </w:pPr>
      <w:rPr>
        <w:rFonts w:ascii="Arial" w:hAnsi="Arial" w:hint="default"/>
      </w:rPr>
    </w:lvl>
    <w:lvl w:ilvl="3" w:tplc="7ABAB8D8" w:tentative="1">
      <w:start w:val="1"/>
      <w:numFmt w:val="bullet"/>
      <w:lvlText w:val="•"/>
      <w:lvlJc w:val="left"/>
      <w:pPr>
        <w:tabs>
          <w:tab w:val="num" w:pos="2880"/>
        </w:tabs>
        <w:ind w:left="2880" w:hanging="360"/>
      </w:pPr>
      <w:rPr>
        <w:rFonts w:ascii="Arial" w:hAnsi="Arial" w:hint="default"/>
      </w:rPr>
    </w:lvl>
    <w:lvl w:ilvl="4" w:tplc="B644E3D2" w:tentative="1">
      <w:start w:val="1"/>
      <w:numFmt w:val="bullet"/>
      <w:lvlText w:val="•"/>
      <w:lvlJc w:val="left"/>
      <w:pPr>
        <w:tabs>
          <w:tab w:val="num" w:pos="3600"/>
        </w:tabs>
        <w:ind w:left="3600" w:hanging="360"/>
      </w:pPr>
      <w:rPr>
        <w:rFonts w:ascii="Arial" w:hAnsi="Arial" w:hint="default"/>
      </w:rPr>
    </w:lvl>
    <w:lvl w:ilvl="5" w:tplc="A4DADA36" w:tentative="1">
      <w:start w:val="1"/>
      <w:numFmt w:val="bullet"/>
      <w:lvlText w:val="•"/>
      <w:lvlJc w:val="left"/>
      <w:pPr>
        <w:tabs>
          <w:tab w:val="num" w:pos="4320"/>
        </w:tabs>
        <w:ind w:left="4320" w:hanging="360"/>
      </w:pPr>
      <w:rPr>
        <w:rFonts w:ascii="Arial" w:hAnsi="Arial" w:hint="default"/>
      </w:rPr>
    </w:lvl>
    <w:lvl w:ilvl="6" w:tplc="CADA8F54" w:tentative="1">
      <w:start w:val="1"/>
      <w:numFmt w:val="bullet"/>
      <w:lvlText w:val="•"/>
      <w:lvlJc w:val="left"/>
      <w:pPr>
        <w:tabs>
          <w:tab w:val="num" w:pos="5040"/>
        </w:tabs>
        <w:ind w:left="5040" w:hanging="360"/>
      </w:pPr>
      <w:rPr>
        <w:rFonts w:ascii="Arial" w:hAnsi="Arial" w:hint="default"/>
      </w:rPr>
    </w:lvl>
    <w:lvl w:ilvl="7" w:tplc="29864A2C" w:tentative="1">
      <w:start w:val="1"/>
      <w:numFmt w:val="bullet"/>
      <w:lvlText w:val="•"/>
      <w:lvlJc w:val="left"/>
      <w:pPr>
        <w:tabs>
          <w:tab w:val="num" w:pos="5760"/>
        </w:tabs>
        <w:ind w:left="5760" w:hanging="360"/>
      </w:pPr>
      <w:rPr>
        <w:rFonts w:ascii="Arial" w:hAnsi="Arial" w:hint="default"/>
      </w:rPr>
    </w:lvl>
    <w:lvl w:ilvl="8" w:tplc="DA662422" w:tentative="1">
      <w:start w:val="1"/>
      <w:numFmt w:val="bullet"/>
      <w:lvlText w:val="•"/>
      <w:lvlJc w:val="left"/>
      <w:pPr>
        <w:tabs>
          <w:tab w:val="num" w:pos="6480"/>
        </w:tabs>
        <w:ind w:left="6480" w:hanging="360"/>
      </w:pPr>
      <w:rPr>
        <w:rFonts w:ascii="Arial" w:hAnsi="Arial" w:hint="default"/>
      </w:rPr>
    </w:lvl>
  </w:abstractNum>
  <w:abstractNum w:abstractNumId="3">
    <w:nsid w:val="1CF062B2"/>
    <w:multiLevelType w:val="hybridMultilevel"/>
    <w:tmpl w:val="10389D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DDE1512"/>
    <w:multiLevelType w:val="multilevel"/>
    <w:tmpl w:val="3176F5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000607F"/>
    <w:multiLevelType w:val="hybridMultilevel"/>
    <w:tmpl w:val="6C3A6A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07F31B9"/>
    <w:multiLevelType w:val="hybridMultilevel"/>
    <w:tmpl w:val="3B14CF76"/>
    <w:lvl w:ilvl="0" w:tplc="8CECAAA6">
      <w:start w:val="1"/>
      <w:numFmt w:val="decimal"/>
      <w:lvlText w:val="%1."/>
      <w:lvlJc w:val="left"/>
      <w:pPr>
        <w:ind w:left="767" w:hanging="360"/>
      </w:pPr>
      <w:rPr>
        <w:rFonts w:ascii="Arial" w:hAnsi="Arial" w:cs="Arial" w:hint="default"/>
        <w:sz w:val="20"/>
        <w:szCs w:val="20"/>
      </w:rPr>
    </w:lvl>
    <w:lvl w:ilvl="1" w:tplc="04190019" w:tentative="1">
      <w:start w:val="1"/>
      <w:numFmt w:val="lowerLetter"/>
      <w:lvlText w:val="%2."/>
      <w:lvlJc w:val="left"/>
      <w:pPr>
        <w:ind w:left="1487" w:hanging="360"/>
      </w:pPr>
    </w:lvl>
    <w:lvl w:ilvl="2" w:tplc="0419001B" w:tentative="1">
      <w:start w:val="1"/>
      <w:numFmt w:val="lowerRoman"/>
      <w:lvlText w:val="%3."/>
      <w:lvlJc w:val="right"/>
      <w:pPr>
        <w:ind w:left="2207" w:hanging="180"/>
      </w:pPr>
    </w:lvl>
    <w:lvl w:ilvl="3" w:tplc="0419000F" w:tentative="1">
      <w:start w:val="1"/>
      <w:numFmt w:val="decimal"/>
      <w:lvlText w:val="%4."/>
      <w:lvlJc w:val="left"/>
      <w:pPr>
        <w:ind w:left="2927" w:hanging="360"/>
      </w:pPr>
    </w:lvl>
    <w:lvl w:ilvl="4" w:tplc="04190019" w:tentative="1">
      <w:start w:val="1"/>
      <w:numFmt w:val="lowerLetter"/>
      <w:lvlText w:val="%5."/>
      <w:lvlJc w:val="left"/>
      <w:pPr>
        <w:ind w:left="3647" w:hanging="360"/>
      </w:pPr>
    </w:lvl>
    <w:lvl w:ilvl="5" w:tplc="0419001B" w:tentative="1">
      <w:start w:val="1"/>
      <w:numFmt w:val="lowerRoman"/>
      <w:lvlText w:val="%6."/>
      <w:lvlJc w:val="right"/>
      <w:pPr>
        <w:ind w:left="4367" w:hanging="180"/>
      </w:pPr>
    </w:lvl>
    <w:lvl w:ilvl="6" w:tplc="0419000F" w:tentative="1">
      <w:start w:val="1"/>
      <w:numFmt w:val="decimal"/>
      <w:lvlText w:val="%7."/>
      <w:lvlJc w:val="left"/>
      <w:pPr>
        <w:ind w:left="5087" w:hanging="360"/>
      </w:pPr>
    </w:lvl>
    <w:lvl w:ilvl="7" w:tplc="04190019" w:tentative="1">
      <w:start w:val="1"/>
      <w:numFmt w:val="lowerLetter"/>
      <w:lvlText w:val="%8."/>
      <w:lvlJc w:val="left"/>
      <w:pPr>
        <w:ind w:left="5807" w:hanging="360"/>
      </w:pPr>
    </w:lvl>
    <w:lvl w:ilvl="8" w:tplc="0419001B" w:tentative="1">
      <w:start w:val="1"/>
      <w:numFmt w:val="lowerRoman"/>
      <w:lvlText w:val="%9."/>
      <w:lvlJc w:val="right"/>
      <w:pPr>
        <w:ind w:left="6527" w:hanging="180"/>
      </w:pPr>
    </w:lvl>
  </w:abstractNum>
  <w:abstractNum w:abstractNumId="7">
    <w:nsid w:val="30FD08D6"/>
    <w:multiLevelType w:val="hybridMultilevel"/>
    <w:tmpl w:val="7A0C7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81E1187"/>
    <w:multiLevelType w:val="hybridMultilevel"/>
    <w:tmpl w:val="3B14CF76"/>
    <w:lvl w:ilvl="0" w:tplc="8CECAAA6">
      <w:start w:val="1"/>
      <w:numFmt w:val="decimal"/>
      <w:lvlText w:val="%1."/>
      <w:lvlJc w:val="left"/>
      <w:pPr>
        <w:ind w:left="767" w:hanging="360"/>
      </w:pPr>
      <w:rPr>
        <w:rFonts w:ascii="Arial" w:hAnsi="Arial" w:cs="Arial" w:hint="default"/>
        <w:sz w:val="20"/>
        <w:szCs w:val="20"/>
      </w:rPr>
    </w:lvl>
    <w:lvl w:ilvl="1" w:tplc="04190019" w:tentative="1">
      <w:start w:val="1"/>
      <w:numFmt w:val="lowerLetter"/>
      <w:lvlText w:val="%2."/>
      <w:lvlJc w:val="left"/>
      <w:pPr>
        <w:ind w:left="1487" w:hanging="360"/>
      </w:pPr>
    </w:lvl>
    <w:lvl w:ilvl="2" w:tplc="0419001B" w:tentative="1">
      <w:start w:val="1"/>
      <w:numFmt w:val="lowerRoman"/>
      <w:lvlText w:val="%3."/>
      <w:lvlJc w:val="right"/>
      <w:pPr>
        <w:ind w:left="2207" w:hanging="180"/>
      </w:pPr>
    </w:lvl>
    <w:lvl w:ilvl="3" w:tplc="0419000F" w:tentative="1">
      <w:start w:val="1"/>
      <w:numFmt w:val="decimal"/>
      <w:lvlText w:val="%4."/>
      <w:lvlJc w:val="left"/>
      <w:pPr>
        <w:ind w:left="2927" w:hanging="360"/>
      </w:pPr>
    </w:lvl>
    <w:lvl w:ilvl="4" w:tplc="04190019" w:tentative="1">
      <w:start w:val="1"/>
      <w:numFmt w:val="lowerLetter"/>
      <w:lvlText w:val="%5."/>
      <w:lvlJc w:val="left"/>
      <w:pPr>
        <w:ind w:left="3647" w:hanging="360"/>
      </w:pPr>
    </w:lvl>
    <w:lvl w:ilvl="5" w:tplc="0419001B" w:tentative="1">
      <w:start w:val="1"/>
      <w:numFmt w:val="lowerRoman"/>
      <w:lvlText w:val="%6."/>
      <w:lvlJc w:val="right"/>
      <w:pPr>
        <w:ind w:left="4367" w:hanging="180"/>
      </w:pPr>
    </w:lvl>
    <w:lvl w:ilvl="6" w:tplc="0419000F" w:tentative="1">
      <w:start w:val="1"/>
      <w:numFmt w:val="decimal"/>
      <w:lvlText w:val="%7."/>
      <w:lvlJc w:val="left"/>
      <w:pPr>
        <w:ind w:left="5087" w:hanging="360"/>
      </w:pPr>
    </w:lvl>
    <w:lvl w:ilvl="7" w:tplc="04190019" w:tentative="1">
      <w:start w:val="1"/>
      <w:numFmt w:val="lowerLetter"/>
      <w:lvlText w:val="%8."/>
      <w:lvlJc w:val="left"/>
      <w:pPr>
        <w:ind w:left="5807" w:hanging="360"/>
      </w:pPr>
    </w:lvl>
    <w:lvl w:ilvl="8" w:tplc="0419001B" w:tentative="1">
      <w:start w:val="1"/>
      <w:numFmt w:val="lowerRoman"/>
      <w:lvlText w:val="%9."/>
      <w:lvlJc w:val="right"/>
      <w:pPr>
        <w:ind w:left="6527" w:hanging="180"/>
      </w:pPr>
    </w:lvl>
  </w:abstractNum>
  <w:abstractNum w:abstractNumId="9">
    <w:nsid w:val="395D6A59"/>
    <w:multiLevelType w:val="hybridMultilevel"/>
    <w:tmpl w:val="413E4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5436483"/>
    <w:multiLevelType w:val="hybridMultilevel"/>
    <w:tmpl w:val="760E8D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63525EA"/>
    <w:multiLevelType w:val="hybridMultilevel"/>
    <w:tmpl w:val="68225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5001DA8"/>
    <w:multiLevelType w:val="multilevel"/>
    <w:tmpl w:val="970AF2EE"/>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7AC3561"/>
    <w:multiLevelType w:val="hybridMultilevel"/>
    <w:tmpl w:val="24D0BA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CAE5751"/>
    <w:multiLevelType w:val="hybridMultilevel"/>
    <w:tmpl w:val="1460EF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ECA4209"/>
    <w:multiLevelType w:val="hybridMultilevel"/>
    <w:tmpl w:val="6956801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0CD55EE"/>
    <w:multiLevelType w:val="hybridMultilevel"/>
    <w:tmpl w:val="0B062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7ED3797"/>
    <w:multiLevelType w:val="hybridMultilevel"/>
    <w:tmpl w:val="AEF8F7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95345B8"/>
    <w:multiLevelType w:val="hybridMultilevel"/>
    <w:tmpl w:val="BB2C339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nsid w:val="7BFB2E2B"/>
    <w:multiLevelType w:val="hybridMultilevel"/>
    <w:tmpl w:val="EB442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F7A4A7B"/>
    <w:multiLevelType w:val="hybridMultilevel"/>
    <w:tmpl w:val="0F1C2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9"/>
  </w:num>
  <w:num w:numId="4">
    <w:abstractNumId w:val="18"/>
  </w:num>
  <w:num w:numId="5">
    <w:abstractNumId w:val="1"/>
  </w:num>
  <w:num w:numId="6">
    <w:abstractNumId w:val="16"/>
  </w:num>
  <w:num w:numId="7">
    <w:abstractNumId w:val="11"/>
  </w:num>
  <w:num w:numId="8">
    <w:abstractNumId w:val="9"/>
  </w:num>
  <w:num w:numId="9">
    <w:abstractNumId w:val="10"/>
  </w:num>
  <w:num w:numId="10">
    <w:abstractNumId w:val="17"/>
  </w:num>
  <w:num w:numId="11">
    <w:abstractNumId w:val="13"/>
  </w:num>
  <w:num w:numId="12">
    <w:abstractNumId w:val="3"/>
  </w:num>
  <w:num w:numId="13">
    <w:abstractNumId w:val="20"/>
  </w:num>
  <w:num w:numId="14">
    <w:abstractNumId w:val="2"/>
  </w:num>
  <w:num w:numId="15">
    <w:abstractNumId w:val="7"/>
  </w:num>
  <w:num w:numId="16">
    <w:abstractNumId w:val="6"/>
  </w:num>
  <w:num w:numId="17">
    <w:abstractNumId w:val="8"/>
  </w:num>
  <w:num w:numId="18">
    <w:abstractNumId w:val="0"/>
  </w:num>
  <w:num w:numId="19">
    <w:abstractNumId w:val="15"/>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92103"/>
    <w:rsid w:val="0000110E"/>
    <w:rsid w:val="0000150E"/>
    <w:rsid w:val="000028F5"/>
    <w:rsid w:val="0000508D"/>
    <w:rsid w:val="00010BD1"/>
    <w:rsid w:val="000163B7"/>
    <w:rsid w:val="000227AB"/>
    <w:rsid w:val="00046F35"/>
    <w:rsid w:val="000617C6"/>
    <w:rsid w:val="00066E53"/>
    <w:rsid w:val="00072BFD"/>
    <w:rsid w:val="000731E1"/>
    <w:rsid w:val="0007399D"/>
    <w:rsid w:val="00084948"/>
    <w:rsid w:val="00095C8F"/>
    <w:rsid w:val="000F3A8D"/>
    <w:rsid w:val="000F7F5F"/>
    <w:rsid w:val="00112438"/>
    <w:rsid w:val="00132378"/>
    <w:rsid w:val="00156018"/>
    <w:rsid w:val="001576AC"/>
    <w:rsid w:val="00160CF7"/>
    <w:rsid w:val="0016259D"/>
    <w:rsid w:val="00177E4E"/>
    <w:rsid w:val="001846CF"/>
    <w:rsid w:val="00191C8B"/>
    <w:rsid w:val="001A2A35"/>
    <w:rsid w:val="001A6586"/>
    <w:rsid w:val="001B1903"/>
    <w:rsid w:val="001D4A96"/>
    <w:rsid w:val="001E3F4F"/>
    <w:rsid w:val="001E56F5"/>
    <w:rsid w:val="001E667D"/>
    <w:rsid w:val="0021213B"/>
    <w:rsid w:val="00236575"/>
    <w:rsid w:val="002461D5"/>
    <w:rsid w:val="00256BB7"/>
    <w:rsid w:val="00260485"/>
    <w:rsid w:val="00293CF7"/>
    <w:rsid w:val="002A68D2"/>
    <w:rsid w:val="002B5E24"/>
    <w:rsid w:val="002C0C51"/>
    <w:rsid w:val="002C1A05"/>
    <w:rsid w:val="002D17BF"/>
    <w:rsid w:val="0031592D"/>
    <w:rsid w:val="00321B17"/>
    <w:rsid w:val="003221AD"/>
    <w:rsid w:val="0032462F"/>
    <w:rsid w:val="003259F5"/>
    <w:rsid w:val="00326621"/>
    <w:rsid w:val="00336DDD"/>
    <w:rsid w:val="00340347"/>
    <w:rsid w:val="00382944"/>
    <w:rsid w:val="003E6256"/>
    <w:rsid w:val="0040095B"/>
    <w:rsid w:val="0041335A"/>
    <w:rsid w:val="00431A2F"/>
    <w:rsid w:val="00450F22"/>
    <w:rsid w:val="00477C89"/>
    <w:rsid w:val="00497799"/>
    <w:rsid w:val="004C4933"/>
    <w:rsid w:val="004D71C5"/>
    <w:rsid w:val="005027CC"/>
    <w:rsid w:val="00524D3F"/>
    <w:rsid w:val="00550D95"/>
    <w:rsid w:val="005646C0"/>
    <w:rsid w:val="00566545"/>
    <w:rsid w:val="00575B8C"/>
    <w:rsid w:val="00595BDA"/>
    <w:rsid w:val="00596475"/>
    <w:rsid w:val="005B4C95"/>
    <w:rsid w:val="005C04D0"/>
    <w:rsid w:val="005C4261"/>
    <w:rsid w:val="005D52ED"/>
    <w:rsid w:val="00614CFA"/>
    <w:rsid w:val="0062289E"/>
    <w:rsid w:val="006317AD"/>
    <w:rsid w:val="00633185"/>
    <w:rsid w:val="006423B4"/>
    <w:rsid w:val="00657B06"/>
    <w:rsid w:val="006873E9"/>
    <w:rsid w:val="006B0775"/>
    <w:rsid w:val="006E1FB5"/>
    <w:rsid w:val="006E31D5"/>
    <w:rsid w:val="006E6A93"/>
    <w:rsid w:val="00717717"/>
    <w:rsid w:val="00725B7C"/>
    <w:rsid w:val="00725F3E"/>
    <w:rsid w:val="0075218C"/>
    <w:rsid w:val="0079139A"/>
    <w:rsid w:val="00792896"/>
    <w:rsid w:val="007B0AAB"/>
    <w:rsid w:val="007D07A7"/>
    <w:rsid w:val="007F01CD"/>
    <w:rsid w:val="007F4F33"/>
    <w:rsid w:val="00801C36"/>
    <w:rsid w:val="0080640A"/>
    <w:rsid w:val="00807D8A"/>
    <w:rsid w:val="00822888"/>
    <w:rsid w:val="00826B9C"/>
    <w:rsid w:val="00861FB6"/>
    <w:rsid w:val="00893DB3"/>
    <w:rsid w:val="00896BC1"/>
    <w:rsid w:val="008A244C"/>
    <w:rsid w:val="008A47F6"/>
    <w:rsid w:val="008B279F"/>
    <w:rsid w:val="008D4F1F"/>
    <w:rsid w:val="008E2026"/>
    <w:rsid w:val="008E3100"/>
    <w:rsid w:val="008E7EDF"/>
    <w:rsid w:val="008F3AB0"/>
    <w:rsid w:val="008F6F2D"/>
    <w:rsid w:val="008F74D3"/>
    <w:rsid w:val="0090264D"/>
    <w:rsid w:val="00907E5B"/>
    <w:rsid w:val="00916999"/>
    <w:rsid w:val="009336D2"/>
    <w:rsid w:val="00946FC5"/>
    <w:rsid w:val="0094771E"/>
    <w:rsid w:val="00953F2D"/>
    <w:rsid w:val="009579DF"/>
    <w:rsid w:val="009939F0"/>
    <w:rsid w:val="009E6454"/>
    <w:rsid w:val="00A0575F"/>
    <w:rsid w:val="00A121AB"/>
    <w:rsid w:val="00A139C1"/>
    <w:rsid w:val="00A46681"/>
    <w:rsid w:val="00A466AB"/>
    <w:rsid w:val="00A60FEA"/>
    <w:rsid w:val="00A63678"/>
    <w:rsid w:val="00A755D8"/>
    <w:rsid w:val="00A90CEB"/>
    <w:rsid w:val="00A92103"/>
    <w:rsid w:val="00A95E25"/>
    <w:rsid w:val="00AB0A4B"/>
    <w:rsid w:val="00AB4631"/>
    <w:rsid w:val="00AC1C0D"/>
    <w:rsid w:val="00AC6750"/>
    <w:rsid w:val="00AD3F74"/>
    <w:rsid w:val="00AE1094"/>
    <w:rsid w:val="00AF1C11"/>
    <w:rsid w:val="00AF2929"/>
    <w:rsid w:val="00B342A3"/>
    <w:rsid w:val="00B418C5"/>
    <w:rsid w:val="00B576B5"/>
    <w:rsid w:val="00B83109"/>
    <w:rsid w:val="00BA2432"/>
    <w:rsid w:val="00BC07B1"/>
    <w:rsid w:val="00BC65CF"/>
    <w:rsid w:val="00BF513F"/>
    <w:rsid w:val="00BF5B10"/>
    <w:rsid w:val="00C01D5C"/>
    <w:rsid w:val="00C1617C"/>
    <w:rsid w:val="00C32321"/>
    <w:rsid w:val="00C37870"/>
    <w:rsid w:val="00C5787C"/>
    <w:rsid w:val="00C6444D"/>
    <w:rsid w:val="00C72553"/>
    <w:rsid w:val="00C76092"/>
    <w:rsid w:val="00CA36BF"/>
    <w:rsid w:val="00CA76E4"/>
    <w:rsid w:val="00CB7420"/>
    <w:rsid w:val="00CD317B"/>
    <w:rsid w:val="00CD76A5"/>
    <w:rsid w:val="00CE66CE"/>
    <w:rsid w:val="00CF5935"/>
    <w:rsid w:val="00D12D2A"/>
    <w:rsid w:val="00D2274D"/>
    <w:rsid w:val="00D744FF"/>
    <w:rsid w:val="00DA4964"/>
    <w:rsid w:val="00DB7283"/>
    <w:rsid w:val="00DE4725"/>
    <w:rsid w:val="00DF224B"/>
    <w:rsid w:val="00E05BA5"/>
    <w:rsid w:val="00E25925"/>
    <w:rsid w:val="00E3415F"/>
    <w:rsid w:val="00E353F1"/>
    <w:rsid w:val="00E652C9"/>
    <w:rsid w:val="00EA7636"/>
    <w:rsid w:val="00EB41D7"/>
    <w:rsid w:val="00EE41EA"/>
    <w:rsid w:val="00EE7BF0"/>
    <w:rsid w:val="00F1269A"/>
    <w:rsid w:val="00F1360A"/>
    <w:rsid w:val="00F169C3"/>
    <w:rsid w:val="00F310E3"/>
    <w:rsid w:val="00F324F1"/>
    <w:rsid w:val="00F32ADD"/>
    <w:rsid w:val="00F37A3A"/>
    <w:rsid w:val="00F43740"/>
    <w:rsid w:val="00F61086"/>
    <w:rsid w:val="00FB0BA8"/>
    <w:rsid w:val="00FB33A4"/>
    <w:rsid w:val="00FB7A7D"/>
    <w:rsid w:val="00FC4C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2C2D30"/>
        <w:lang w:val="ru-RU" w:eastAsia="ru-RU"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283"/>
    <w:pPr>
      <w:autoSpaceDE w:val="0"/>
      <w:autoSpaceDN w:val="0"/>
      <w:adjustRightInd w:val="0"/>
      <w:spacing w:before="0" w:after="0" w:line="240" w:lineRule="auto"/>
    </w:pPr>
    <w:rPr>
      <w:color w:val="000000"/>
    </w:rPr>
  </w:style>
  <w:style w:type="paragraph" w:styleId="Heading1">
    <w:name w:val="heading 1"/>
    <w:basedOn w:val="Normal1"/>
    <w:next w:val="Normal1"/>
    <w:link w:val="Heading1Char"/>
    <w:qFormat/>
    <w:rsid w:val="00A92103"/>
    <w:pPr>
      <w:keepNext/>
      <w:keepLines/>
      <w:spacing w:after="120"/>
      <w:outlineLvl w:val="0"/>
    </w:pPr>
    <w:rPr>
      <w:b/>
      <w:color w:val="4D5D6D"/>
      <w:sz w:val="48"/>
      <w:szCs w:val="48"/>
    </w:rPr>
  </w:style>
  <w:style w:type="paragraph" w:styleId="Heading2">
    <w:name w:val="heading 2"/>
    <w:basedOn w:val="Normal1"/>
    <w:next w:val="Normal1"/>
    <w:qFormat/>
    <w:rsid w:val="00A92103"/>
    <w:pPr>
      <w:keepNext/>
      <w:keepLines/>
      <w:outlineLvl w:val="1"/>
    </w:pPr>
    <w:rPr>
      <w:color w:val="4D5D6D"/>
      <w:sz w:val="32"/>
      <w:szCs w:val="32"/>
    </w:rPr>
  </w:style>
  <w:style w:type="paragraph" w:styleId="Heading3">
    <w:name w:val="heading 3"/>
    <w:basedOn w:val="Normal1"/>
    <w:next w:val="Normal1"/>
    <w:qFormat/>
    <w:rsid w:val="00A92103"/>
    <w:pPr>
      <w:keepNext/>
      <w:keepLines/>
      <w:spacing w:before="360" w:after="120"/>
      <w:outlineLvl w:val="2"/>
    </w:pPr>
    <w:rPr>
      <w:b/>
      <w:sz w:val="24"/>
      <w:szCs w:val="24"/>
    </w:rPr>
  </w:style>
  <w:style w:type="paragraph" w:styleId="Heading4">
    <w:name w:val="heading 4"/>
    <w:basedOn w:val="Normal1"/>
    <w:next w:val="Normal1"/>
    <w:rsid w:val="00A92103"/>
    <w:pPr>
      <w:keepNext/>
      <w:keepLines/>
      <w:outlineLvl w:val="3"/>
    </w:pPr>
    <w:rPr>
      <w:i/>
      <w:color w:val="ABB1B9"/>
    </w:rPr>
  </w:style>
  <w:style w:type="paragraph" w:styleId="Heading5">
    <w:name w:val="heading 5"/>
    <w:basedOn w:val="Normal1"/>
    <w:next w:val="Normal1"/>
    <w:rsid w:val="00A92103"/>
    <w:pPr>
      <w:keepNext/>
      <w:keepLines/>
      <w:spacing w:before="240" w:after="80"/>
      <w:outlineLvl w:val="4"/>
    </w:pPr>
    <w:rPr>
      <w:color w:val="666666"/>
      <w:sz w:val="22"/>
      <w:szCs w:val="22"/>
    </w:rPr>
  </w:style>
  <w:style w:type="paragraph" w:styleId="Heading6">
    <w:name w:val="heading 6"/>
    <w:basedOn w:val="Normal1"/>
    <w:next w:val="Normal1"/>
    <w:rsid w:val="00A92103"/>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B1903"/>
    <w:pPr>
      <w:spacing w:line="240" w:lineRule="auto"/>
      <w:contextualSpacing/>
    </w:pPr>
  </w:style>
  <w:style w:type="paragraph" w:styleId="Title">
    <w:name w:val="Title"/>
    <w:basedOn w:val="Normal1"/>
    <w:next w:val="Normal1"/>
    <w:rsid w:val="00A92103"/>
    <w:pPr>
      <w:keepNext/>
      <w:keepLines/>
    </w:pPr>
    <w:rPr>
      <w:color w:val="4D5D6D"/>
      <w:sz w:val="88"/>
      <w:szCs w:val="88"/>
    </w:rPr>
  </w:style>
  <w:style w:type="paragraph" w:styleId="Subtitle">
    <w:name w:val="Subtitle"/>
    <w:basedOn w:val="Normal1"/>
    <w:next w:val="Normal1"/>
    <w:rsid w:val="00A92103"/>
    <w:pPr>
      <w:keepNext/>
      <w:keepLines/>
      <w:spacing w:before="0" w:after="80"/>
    </w:pPr>
    <w:rPr>
      <w:color w:val="ABB1B9"/>
      <w:sz w:val="32"/>
      <w:szCs w:val="32"/>
    </w:rPr>
  </w:style>
  <w:style w:type="table" w:customStyle="1" w:styleId="a">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A92103"/>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A92103"/>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3740"/>
    <w:rPr>
      <w:rFonts w:ascii="Tahoma" w:hAnsi="Tahoma" w:cs="Tahoma"/>
      <w:sz w:val="16"/>
      <w:szCs w:val="16"/>
    </w:rPr>
  </w:style>
  <w:style w:type="character" w:customStyle="1" w:styleId="BalloonTextChar">
    <w:name w:val="Balloon Text Char"/>
    <w:basedOn w:val="DefaultParagraphFont"/>
    <w:link w:val="BalloonText"/>
    <w:uiPriority w:val="99"/>
    <w:semiHidden/>
    <w:rsid w:val="00F43740"/>
    <w:rPr>
      <w:rFonts w:ascii="Tahoma" w:hAnsi="Tahoma" w:cs="Tahoma"/>
      <w:sz w:val="16"/>
      <w:szCs w:val="16"/>
    </w:rPr>
  </w:style>
  <w:style w:type="paragraph" w:styleId="Header">
    <w:name w:val="header"/>
    <w:basedOn w:val="Normal"/>
    <w:link w:val="HeaderChar"/>
    <w:uiPriority w:val="99"/>
    <w:semiHidden/>
    <w:unhideWhenUsed/>
    <w:rsid w:val="00BC65CF"/>
    <w:pPr>
      <w:tabs>
        <w:tab w:val="center" w:pos="4677"/>
        <w:tab w:val="right" w:pos="9355"/>
      </w:tabs>
    </w:pPr>
  </w:style>
  <w:style w:type="character" w:customStyle="1" w:styleId="HeaderChar">
    <w:name w:val="Header Char"/>
    <w:basedOn w:val="DefaultParagraphFont"/>
    <w:link w:val="Header"/>
    <w:uiPriority w:val="99"/>
    <w:semiHidden/>
    <w:rsid w:val="00BC65CF"/>
  </w:style>
  <w:style w:type="paragraph" w:styleId="Footer">
    <w:name w:val="footer"/>
    <w:basedOn w:val="Normal"/>
    <w:link w:val="FooterChar"/>
    <w:uiPriority w:val="99"/>
    <w:semiHidden/>
    <w:unhideWhenUsed/>
    <w:rsid w:val="00BC65CF"/>
    <w:pPr>
      <w:tabs>
        <w:tab w:val="center" w:pos="4677"/>
        <w:tab w:val="right" w:pos="9355"/>
      </w:tabs>
    </w:pPr>
  </w:style>
  <w:style w:type="character" w:customStyle="1" w:styleId="FooterChar">
    <w:name w:val="Footer Char"/>
    <w:basedOn w:val="DefaultParagraphFont"/>
    <w:link w:val="Footer"/>
    <w:uiPriority w:val="99"/>
    <w:semiHidden/>
    <w:rsid w:val="00BC65CF"/>
  </w:style>
  <w:style w:type="table" w:styleId="TableGrid">
    <w:name w:val="Table Grid"/>
    <w:basedOn w:val="TableNormal"/>
    <w:uiPriority w:val="59"/>
    <w:rsid w:val="005D52E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50D95"/>
  </w:style>
  <w:style w:type="character" w:styleId="Strong">
    <w:name w:val="Strong"/>
    <w:basedOn w:val="DefaultParagraphFont"/>
    <w:uiPriority w:val="22"/>
    <w:qFormat/>
    <w:rsid w:val="00550D95"/>
    <w:rPr>
      <w:b/>
      <w:bCs/>
    </w:rPr>
  </w:style>
  <w:style w:type="character" w:styleId="Hyperlink">
    <w:name w:val="Hyperlink"/>
    <w:basedOn w:val="DefaultParagraphFont"/>
    <w:uiPriority w:val="99"/>
    <w:unhideWhenUsed/>
    <w:rsid w:val="00550D95"/>
    <w:rPr>
      <w:color w:val="0000FF"/>
      <w:u w:val="single"/>
    </w:rPr>
  </w:style>
  <w:style w:type="character" w:customStyle="1" w:styleId="sentence">
    <w:name w:val="sentence"/>
    <w:basedOn w:val="DefaultParagraphFont"/>
    <w:rsid w:val="00095C8F"/>
  </w:style>
  <w:style w:type="paragraph" w:styleId="NormalWeb">
    <w:name w:val="Normal (Web)"/>
    <w:basedOn w:val="Normal"/>
    <w:uiPriority w:val="99"/>
    <w:unhideWhenUsed/>
    <w:rsid w:val="00095C8F"/>
    <w:pPr>
      <w:autoSpaceDE/>
      <w:autoSpaceDN/>
      <w:adjustRightInd/>
      <w:spacing w:before="100" w:beforeAutospacing="1" w:after="100" w:afterAutospacing="1"/>
    </w:pPr>
    <w:rPr>
      <w:rFonts w:ascii="Times New Roman" w:eastAsia="Times New Roman" w:hAnsi="Times New Roman" w:cs="Times New Roman"/>
      <w:color w:val="auto"/>
      <w:sz w:val="24"/>
      <w:szCs w:val="24"/>
    </w:rPr>
  </w:style>
  <w:style w:type="character" w:customStyle="1" w:styleId="Heading1Char">
    <w:name w:val="Heading 1 Char"/>
    <w:basedOn w:val="DefaultParagraphFont"/>
    <w:link w:val="Heading1"/>
    <w:rsid w:val="00EA7636"/>
    <w:rPr>
      <w:b/>
      <w:color w:val="4D5D6D"/>
      <w:sz w:val="48"/>
      <w:szCs w:val="48"/>
    </w:rPr>
  </w:style>
  <w:style w:type="paragraph" w:styleId="ListParagraph">
    <w:name w:val="List Paragraph"/>
    <w:basedOn w:val="Normal"/>
    <w:uiPriority w:val="34"/>
    <w:qFormat/>
    <w:rsid w:val="00807D8A"/>
    <w:pPr>
      <w:ind w:left="720"/>
      <w:contextualSpacing/>
    </w:pPr>
  </w:style>
  <w:style w:type="paragraph" w:styleId="TOC1">
    <w:name w:val="toc 1"/>
    <w:basedOn w:val="Normal"/>
    <w:next w:val="Normal"/>
    <w:autoRedefine/>
    <w:uiPriority w:val="39"/>
    <w:unhideWhenUsed/>
    <w:rsid w:val="00066E53"/>
    <w:pPr>
      <w:spacing w:after="100"/>
    </w:pPr>
  </w:style>
  <w:style w:type="paragraph" w:styleId="TOC2">
    <w:name w:val="toc 2"/>
    <w:basedOn w:val="Normal"/>
    <w:next w:val="Normal"/>
    <w:autoRedefine/>
    <w:uiPriority w:val="39"/>
    <w:unhideWhenUsed/>
    <w:rsid w:val="00066E53"/>
    <w:pPr>
      <w:spacing w:after="100"/>
      <w:ind w:left="200"/>
    </w:pPr>
  </w:style>
  <w:style w:type="paragraph" w:styleId="TOC3">
    <w:name w:val="toc 3"/>
    <w:basedOn w:val="Normal"/>
    <w:next w:val="Normal"/>
    <w:autoRedefine/>
    <w:uiPriority w:val="39"/>
    <w:unhideWhenUsed/>
    <w:rsid w:val="00066E53"/>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23039">
      <w:bodyDiv w:val="1"/>
      <w:marLeft w:val="0"/>
      <w:marRight w:val="0"/>
      <w:marTop w:val="0"/>
      <w:marBottom w:val="0"/>
      <w:divBdr>
        <w:top w:val="none" w:sz="0" w:space="0" w:color="auto"/>
        <w:left w:val="none" w:sz="0" w:space="0" w:color="auto"/>
        <w:bottom w:val="none" w:sz="0" w:space="0" w:color="auto"/>
        <w:right w:val="none" w:sz="0" w:space="0" w:color="auto"/>
      </w:divBdr>
    </w:div>
    <w:div w:id="447044748">
      <w:bodyDiv w:val="1"/>
      <w:marLeft w:val="0"/>
      <w:marRight w:val="0"/>
      <w:marTop w:val="0"/>
      <w:marBottom w:val="0"/>
      <w:divBdr>
        <w:top w:val="none" w:sz="0" w:space="0" w:color="auto"/>
        <w:left w:val="none" w:sz="0" w:space="0" w:color="auto"/>
        <w:bottom w:val="none" w:sz="0" w:space="0" w:color="auto"/>
        <w:right w:val="none" w:sz="0" w:space="0" w:color="auto"/>
      </w:divBdr>
    </w:div>
    <w:div w:id="633294602">
      <w:bodyDiv w:val="1"/>
      <w:marLeft w:val="0"/>
      <w:marRight w:val="0"/>
      <w:marTop w:val="0"/>
      <w:marBottom w:val="0"/>
      <w:divBdr>
        <w:top w:val="none" w:sz="0" w:space="0" w:color="auto"/>
        <w:left w:val="none" w:sz="0" w:space="0" w:color="auto"/>
        <w:bottom w:val="none" w:sz="0" w:space="0" w:color="auto"/>
        <w:right w:val="none" w:sz="0" w:space="0" w:color="auto"/>
      </w:divBdr>
    </w:div>
    <w:div w:id="739521611">
      <w:bodyDiv w:val="1"/>
      <w:marLeft w:val="0"/>
      <w:marRight w:val="0"/>
      <w:marTop w:val="0"/>
      <w:marBottom w:val="0"/>
      <w:divBdr>
        <w:top w:val="none" w:sz="0" w:space="0" w:color="auto"/>
        <w:left w:val="none" w:sz="0" w:space="0" w:color="auto"/>
        <w:bottom w:val="none" w:sz="0" w:space="0" w:color="auto"/>
        <w:right w:val="none" w:sz="0" w:space="0" w:color="auto"/>
      </w:divBdr>
    </w:div>
    <w:div w:id="1303541645">
      <w:bodyDiv w:val="1"/>
      <w:marLeft w:val="0"/>
      <w:marRight w:val="0"/>
      <w:marTop w:val="0"/>
      <w:marBottom w:val="0"/>
      <w:divBdr>
        <w:top w:val="none" w:sz="0" w:space="0" w:color="auto"/>
        <w:left w:val="none" w:sz="0" w:space="0" w:color="auto"/>
        <w:bottom w:val="none" w:sz="0" w:space="0" w:color="auto"/>
        <w:right w:val="none" w:sz="0" w:space="0" w:color="auto"/>
      </w:divBdr>
    </w:div>
    <w:div w:id="1411930559">
      <w:bodyDiv w:val="1"/>
      <w:marLeft w:val="0"/>
      <w:marRight w:val="0"/>
      <w:marTop w:val="0"/>
      <w:marBottom w:val="0"/>
      <w:divBdr>
        <w:top w:val="none" w:sz="0" w:space="0" w:color="auto"/>
        <w:left w:val="none" w:sz="0" w:space="0" w:color="auto"/>
        <w:bottom w:val="none" w:sz="0" w:space="0" w:color="auto"/>
        <w:right w:val="none" w:sz="0" w:space="0" w:color="auto"/>
      </w:divBdr>
    </w:div>
    <w:div w:id="1878739365">
      <w:bodyDiv w:val="1"/>
      <w:marLeft w:val="0"/>
      <w:marRight w:val="0"/>
      <w:marTop w:val="0"/>
      <w:marBottom w:val="0"/>
      <w:divBdr>
        <w:top w:val="none" w:sz="0" w:space="0" w:color="auto"/>
        <w:left w:val="none" w:sz="0" w:space="0" w:color="auto"/>
        <w:bottom w:val="none" w:sz="0" w:space="0" w:color="auto"/>
        <w:right w:val="none" w:sz="0" w:space="0" w:color="auto"/>
      </w:divBdr>
    </w:div>
    <w:div w:id="2106883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s://msdn.microsoft.com/ru-ru/library/system.windows.controls.grid(v=vs.110).aspx" TargetMode="External"/><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michaelsmirnov.blogspot.ru/2011/01/c.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www.c-sharpcorner.com/uploadfile/mahesh/menus-in-wp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pfthemes.codeplex.co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wpfthemes.codeplex"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187B55-31FF-4AA6-82BB-E861C37A5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4928</TotalTime>
  <Pages>27</Pages>
  <Words>7371</Words>
  <Characters>42021</Characters>
  <Application>Microsoft Office Word</Application>
  <DocSecurity>0</DocSecurity>
  <Lines>350</Lines>
  <Paragraphs>98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Сергей</cp:lastModifiedBy>
  <cp:revision>36</cp:revision>
  <dcterms:created xsi:type="dcterms:W3CDTF">2016-11-04T19:53:00Z</dcterms:created>
  <dcterms:modified xsi:type="dcterms:W3CDTF">2017-08-17T19:45:00Z</dcterms:modified>
</cp:coreProperties>
</file>